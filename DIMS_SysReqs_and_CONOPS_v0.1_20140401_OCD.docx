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7A4FC" w14:textId="77777777" w:rsidR="00565D26" w:rsidRDefault="00565D26" w:rsidP="00565D26">
      <w:pPr>
        <w:spacing w:line="240" w:lineRule="auto"/>
        <w:jc w:val="center"/>
        <w:rPr>
          <w:rFonts w:cs="Arial"/>
          <w:caps/>
          <w:sz w:val="40"/>
          <w:szCs w:val="40"/>
        </w:rPr>
        <w:sectPr w:rsidR="00565D26" w:rsidSect="006A0238">
          <w:headerReference w:type="even" r:id="rId9"/>
          <w:headerReference w:type="default" r:id="rId10"/>
          <w:footerReference w:type="even" r:id="rId11"/>
          <w:footerReference w:type="default" r:id="rId12"/>
          <w:type w:val="continuous"/>
          <w:pgSz w:w="12240" w:h="15840" w:code="1"/>
          <w:pgMar w:top="1086" w:right="1080" w:bottom="1440" w:left="1440" w:header="720" w:footer="720" w:gutter="0"/>
          <w:cols w:space="720"/>
          <w:docGrid w:linePitch="360"/>
        </w:sectPr>
      </w:pPr>
    </w:p>
    <w:p w14:paraId="003CC041" w14:textId="56C8DD89" w:rsidR="00734224" w:rsidRPr="00017E62" w:rsidRDefault="00F159AC" w:rsidP="00565D26">
      <w:pPr>
        <w:spacing w:line="240" w:lineRule="auto"/>
        <w:jc w:val="center"/>
        <w:rPr>
          <w:rFonts w:cs="Arial"/>
          <w:sz w:val="40"/>
          <w:szCs w:val="40"/>
        </w:rPr>
      </w:pPr>
      <w:r w:rsidRPr="00017E62">
        <w:rPr>
          <w:rFonts w:cs="Arial"/>
          <w:caps/>
          <w:sz w:val="40"/>
          <w:szCs w:val="40"/>
        </w:rPr>
        <w:lastRenderedPageBreak/>
        <w:t>System Requirements and</w:t>
      </w:r>
      <w:r w:rsidRPr="00017E62">
        <w:rPr>
          <w:rFonts w:cs="Arial"/>
          <w:caps/>
          <w:sz w:val="40"/>
          <w:szCs w:val="40"/>
        </w:rPr>
        <w:br/>
      </w:r>
      <w:r w:rsidR="00734224" w:rsidRPr="00017E62">
        <w:rPr>
          <w:rFonts w:cs="Arial"/>
          <w:caps/>
          <w:sz w:val="40"/>
          <w:szCs w:val="40"/>
        </w:rPr>
        <w:t>Concept of Operations</w:t>
      </w:r>
      <w:r w:rsidR="00565D26" w:rsidRPr="00017E62">
        <w:rPr>
          <w:rFonts w:cs="Arial"/>
          <w:sz w:val="40"/>
          <w:szCs w:val="40"/>
        </w:rPr>
        <w:br/>
      </w:r>
      <w:r w:rsidR="00734224" w:rsidRPr="00017E62">
        <w:rPr>
          <w:rFonts w:cs="Arial"/>
          <w:caps/>
          <w:sz w:val="40"/>
          <w:szCs w:val="40"/>
        </w:rPr>
        <w:t>for</w:t>
      </w:r>
      <w:r w:rsidR="00565D26" w:rsidRPr="00017E62">
        <w:rPr>
          <w:rFonts w:cs="Arial"/>
          <w:caps/>
          <w:sz w:val="40"/>
          <w:szCs w:val="40"/>
        </w:rPr>
        <w:br/>
      </w:r>
      <w:r w:rsidR="00565D26" w:rsidRPr="00017E62">
        <w:rPr>
          <w:rFonts w:cs="Arial"/>
          <w:caps/>
          <w:sz w:val="40"/>
          <w:szCs w:val="40"/>
        </w:rPr>
        <w:br/>
      </w:r>
      <w:r w:rsidR="00565D26" w:rsidRPr="00017E62">
        <w:rPr>
          <w:rFonts w:cs="Arial"/>
          <w:b/>
          <w:bCs/>
          <w:sz w:val="40"/>
          <w:szCs w:val="40"/>
        </w:rPr>
        <w:t xml:space="preserve">FROM LOCAL TO GLOBAL AWARENESS: </w:t>
      </w:r>
      <w:r w:rsidR="00734224" w:rsidRPr="00017E62">
        <w:rPr>
          <w:rFonts w:cs="Arial"/>
          <w:b/>
          <w:bCs/>
          <w:sz w:val="40"/>
          <w:szCs w:val="40"/>
        </w:rPr>
        <w:t>A DISTRIBUTED INCIDENT MANAGEMENT SYSTEM (DIMS)</w:t>
      </w:r>
    </w:p>
    <w:p w14:paraId="3E77C675" w14:textId="77777777" w:rsidR="00734224" w:rsidRPr="00550A24" w:rsidRDefault="00734224" w:rsidP="00734224">
      <w:pPr>
        <w:tabs>
          <w:tab w:val="left" w:pos="2160"/>
          <w:tab w:val="left" w:pos="6840"/>
        </w:tabs>
        <w:spacing w:line="240" w:lineRule="auto"/>
        <w:jc w:val="left"/>
        <w:rPr>
          <w:rFonts w:cs="Arial"/>
          <w:szCs w:val="24"/>
        </w:rPr>
      </w:pPr>
    </w:p>
    <w:p w14:paraId="14054089" w14:textId="77777777" w:rsidR="00734224" w:rsidRDefault="00734224" w:rsidP="00734224">
      <w:pPr>
        <w:spacing w:line="240" w:lineRule="auto"/>
        <w:jc w:val="left"/>
        <w:rPr>
          <w:rFonts w:cs="Arial"/>
          <w:smallCaps/>
          <w:szCs w:val="24"/>
        </w:rPr>
        <w:sectPr w:rsidR="00734224" w:rsidSect="006A0238">
          <w:type w:val="continuous"/>
          <w:pgSz w:w="12240" w:h="15840" w:code="1"/>
          <w:pgMar w:top="1086" w:right="1080" w:bottom="1440" w:left="1440" w:header="720" w:footer="720" w:gutter="0"/>
          <w:cols w:space="720"/>
          <w:docGrid w:linePitch="360"/>
        </w:sectPr>
      </w:pPr>
    </w:p>
    <w:p w14:paraId="3FF0530A" w14:textId="77777777" w:rsidR="00734224" w:rsidRDefault="00734224" w:rsidP="00734224">
      <w:pPr>
        <w:spacing w:line="240" w:lineRule="auto"/>
        <w:jc w:val="center"/>
        <w:rPr>
          <w:rFonts w:cs="Arial"/>
          <w:smallCaps/>
          <w:szCs w:val="24"/>
        </w:rPr>
      </w:pPr>
    </w:p>
    <w:p w14:paraId="01AE728A" w14:textId="77777777" w:rsidR="00734224" w:rsidRPr="00974235" w:rsidRDefault="00734224" w:rsidP="00734224">
      <w:pPr>
        <w:spacing w:line="240" w:lineRule="auto"/>
        <w:jc w:val="center"/>
        <w:rPr>
          <w:rFonts w:cs="Arial"/>
          <w:b/>
        </w:rPr>
      </w:pPr>
      <w:r w:rsidRPr="00974235">
        <w:rPr>
          <w:rFonts w:cs="Arial"/>
          <w:b/>
        </w:rPr>
        <w:t xml:space="preserve">Table </w:t>
      </w:r>
      <w:r>
        <w:rPr>
          <w:rFonts w:cs="Arial"/>
          <w:b/>
        </w:rPr>
        <w:t>of</w:t>
      </w:r>
      <w:r w:rsidRPr="00974235">
        <w:rPr>
          <w:rFonts w:cs="Arial"/>
          <w:b/>
        </w:rPr>
        <w:t xml:space="preserve"> Contents</w:t>
      </w:r>
    </w:p>
    <w:p w14:paraId="1C6CCBB0" w14:textId="1023292A" w:rsidR="00734224" w:rsidRPr="00974235" w:rsidDel="00403F6E" w:rsidRDefault="00734224" w:rsidP="00734224">
      <w:pPr>
        <w:spacing w:before="120" w:after="120" w:line="240" w:lineRule="auto"/>
        <w:jc w:val="left"/>
        <w:rPr>
          <w:del w:id="0" w:author="Name Required" w:date="2015-01-20T19:04:00Z"/>
          <w:rFonts w:cs="Arial"/>
        </w:rPr>
      </w:pPr>
    </w:p>
    <w:p w14:paraId="14CED138" w14:textId="2FEEEC47" w:rsidR="00734224" w:rsidRPr="00974235" w:rsidDel="00403F6E" w:rsidRDefault="00734224" w:rsidP="00AB2240">
      <w:pPr>
        <w:tabs>
          <w:tab w:val="right" w:pos="9360"/>
        </w:tabs>
        <w:spacing w:line="240" w:lineRule="auto"/>
        <w:jc w:val="left"/>
        <w:rPr>
          <w:del w:id="1" w:author="Name Required" w:date="2015-01-20T19:04:00Z"/>
          <w:rFonts w:cs="Arial"/>
        </w:rPr>
      </w:pPr>
      <w:del w:id="2" w:author="Name Required" w:date="2015-01-20T19:04:00Z">
        <w:r w:rsidRPr="00974235" w:rsidDel="00403F6E">
          <w:rPr>
            <w:rFonts w:cs="Arial"/>
          </w:rPr>
          <w:delText>Title/paragraph</w:delText>
        </w:r>
        <w:r w:rsidRPr="00974235" w:rsidDel="00403F6E">
          <w:rPr>
            <w:rFonts w:cs="Arial"/>
          </w:rPr>
          <w:tab/>
          <w:delText>Page Number</w:delText>
        </w:r>
      </w:del>
    </w:p>
    <w:p w14:paraId="0BB1DE26" w14:textId="7BEB2639" w:rsidR="00734224" w:rsidRPr="00974235" w:rsidDel="00403F6E" w:rsidRDefault="00734224" w:rsidP="00AB2240">
      <w:pPr>
        <w:tabs>
          <w:tab w:val="right" w:pos="9360"/>
        </w:tabs>
        <w:spacing w:line="240" w:lineRule="auto"/>
        <w:jc w:val="left"/>
        <w:rPr>
          <w:del w:id="3" w:author="Name Required" w:date="2015-01-20T19:04:00Z"/>
          <w:rFonts w:cs="Arial"/>
        </w:rPr>
      </w:pPr>
    </w:p>
    <w:p w14:paraId="41A420DC" w14:textId="491FA71E" w:rsidR="00734224" w:rsidRPr="00974235" w:rsidDel="00403F6E" w:rsidRDefault="00734224" w:rsidP="00AB2240">
      <w:pPr>
        <w:tabs>
          <w:tab w:val="right" w:pos="9360"/>
        </w:tabs>
        <w:spacing w:line="240" w:lineRule="auto"/>
        <w:jc w:val="left"/>
        <w:rPr>
          <w:del w:id="4" w:author="Name Required" w:date="2015-01-20T19:04:00Z"/>
          <w:rFonts w:cs="Arial"/>
        </w:rPr>
      </w:pPr>
      <w:del w:id="5" w:author="Name Required" w:date="2015-01-20T19:04:00Z">
        <w:r w:rsidRPr="00974235" w:rsidDel="00403F6E">
          <w:rPr>
            <w:rFonts w:cs="Arial"/>
          </w:rPr>
          <w:delText>Executive Summary</w:delText>
        </w:r>
        <w:r w:rsidRPr="00974235" w:rsidDel="00403F6E">
          <w:rPr>
            <w:rFonts w:cs="Arial"/>
          </w:rPr>
          <w:tab/>
        </w:r>
        <w:r w:rsidR="00957118" w:rsidDel="00403F6E">
          <w:rPr>
            <w:rFonts w:cs="Arial"/>
          </w:rPr>
          <w:delText>3</w:delText>
        </w:r>
      </w:del>
    </w:p>
    <w:p w14:paraId="508D7595" w14:textId="5E5B0F46" w:rsidR="00734224" w:rsidRPr="00974235" w:rsidDel="00403F6E" w:rsidRDefault="00734224" w:rsidP="00AB2240">
      <w:pPr>
        <w:tabs>
          <w:tab w:val="right" w:pos="9360"/>
        </w:tabs>
        <w:spacing w:line="240" w:lineRule="auto"/>
        <w:jc w:val="left"/>
        <w:rPr>
          <w:del w:id="6" w:author="Name Required" w:date="2015-01-20T19:04:00Z"/>
          <w:rFonts w:cs="Arial"/>
        </w:rPr>
      </w:pPr>
    </w:p>
    <w:p w14:paraId="5DE4B0EA" w14:textId="358F3585" w:rsidR="00734224" w:rsidRPr="00974235" w:rsidDel="00403F6E" w:rsidRDefault="00734224" w:rsidP="00AB2240">
      <w:pPr>
        <w:tabs>
          <w:tab w:val="right" w:pos="9360"/>
        </w:tabs>
        <w:spacing w:line="240" w:lineRule="auto"/>
        <w:jc w:val="left"/>
        <w:rPr>
          <w:del w:id="7" w:author="Name Required" w:date="2015-01-20T19:04:00Z"/>
          <w:rFonts w:cs="Arial"/>
        </w:rPr>
      </w:pPr>
      <w:del w:id="8" w:author="Name Required" w:date="2015-01-20T19:04:00Z">
        <w:r w:rsidRPr="00974235" w:rsidDel="00403F6E">
          <w:rPr>
            <w:rFonts w:cs="Arial"/>
          </w:rPr>
          <w:delText>Revision Summary (if applicable)</w:delText>
        </w:r>
        <w:r w:rsidRPr="00974235" w:rsidDel="00403F6E">
          <w:rPr>
            <w:rFonts w:cs="Arial"/>
          </w:rPr>
          <w:tab/>
        </w:r>
        <w:r w:rsidR="00957118" w:rsidDel="00403F6E">
          <w:rPr>
            <w:rFonts w:cs="Arial"/>
          </w:rPr>
          <w:delText>3</w:delText>
        </w:r>
      </w:del>
    </w:p>
    <w:p w14:paraId="2963EE68" w14:textId="5204F5F9" w:rsidR="00734224" w:rsidRPr="00974235" w:rsidDel="00403F6E" w:rsidRDefault="00734224" w:rsidP="00AB2240">
      <w:pPr>
        <w:tabs>
          <w:tab w:val="right" w:pos="9360"/>
        </w:tabs>
        <w:spacing w:line="240" w:lineRule="auto"/>
        <w:jc w:val="left"/>
        <w:rPr>
          <w:del w:id="9" w:author="Name Required" w:date="2015-01-20T19:04:00Z"/>
          <w:rFonts w:cs="Arial"/>
        </w:rPr>
      </w:pPr>
    </w:p>
    <w:p w14:paraId="79BDC6BF" w14:textId="52CC258E" w:rsidR="00734224" w:rsidRPr="00974235" w:rsidDel="00403F6E" w:rsidRDefault="00734224" w:rsidP="00AB2240">
      <w:pPr>
        <w:tabs>
          <w:tab w:val="right" w:pos="9360"/>
        </w:tabs>
        <w:spacing w:line="240" w:lineRule="auto"/>
        <w:jc w:val="left"/>
        <w:rPr>
          <w:del w:id="10" w:author="Name Required" w:date="2015-01-20T19:04:00Z"/>
          <w:rFonts w:cs="Arial"/>
        </w:rPr>
      </w:pPr>
      <w:del w:id="11" w:author="Name Required" w:date="2015-01-20T19:04:00Z">
        <w:r w:rsidRPr="00974235" w:rsidDel="00403F6E">
          <w:rPr>
            <w:rFonts w:cs="Arial"/>
          </w:rPr>
          <w:delText>Section 1</w:delText>
        </w:r>
        <w:r w:rsidR="00957118" w:rsidDel="00403F6E">
          <w:rPr>
            <w:rFonts w:cs="Arial"/>
          </w:rPr>
          <w:delText>: Capability Need</w:delText>
        </w:r>
        <w:r w:rsidRPr="00974235" w:rsidDel="00403F6E">
          <w:rPr>
            <w:rFonts w:cs="Arial"/>
          </w:rPr>
          <w:tab/>
        </w:r>
        <w:r w:rsidR="00957118" w:rsidDel="00403F6E">
          <w:rPr>
            <w:rFonts w:cs="Arial"/>
          </w:rPr>
          <w:delText>4</w:delText>
        </w:r>
      </w:del>
    </w:p>
    <w:p w14:paraId="05D27E6D" w14:textId="7EAF7B2D"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2" w:author="Name Required" w:date="2015-01-20T19:04:00Z"/>
          <w:rFonts w:cs="Arial"/>
        </w:rPr>
      </w:pPr>
      <w:del w:id="13" w:author="Name Required" w:date="2015-01-20T19:04:00Z">
        <w:r w:rsidDel="00403F6E">
          <w:rPr>
            <w:rFonts w:cs="Arial"/>
          </w:rPr>
          <w:delText>1</w:delText>
        </w:r>
        <w:r w:rsidRPr="00974235" w:rsidDel="00403F6E">
          <w:rPr>
            <w:rFonts w:cs="Arial"/>
          </w:rPr>
          <w:delText>.1</w:delText>
        </w:r>
        <w:r w:rsidRPr="00974235" w:rsidDel="00403F6E">
          <w:rPr>
            <w:rFonts w:cs="Arial"/>
          </w:rPr>
          <w:tab/>
          <w:delText>M</w:delText>
        </w:r>
        <w:r w:rsidDel="00403F6E">
          <w:rPr>
            <w:rFonts w:cs="Arial"/>
          </w:rPr>
          <w:delText>NS Required Mission(s) and Need(s)</w:delText>
        </w:r>
        <w:r w:rsidRPr="00974235" w:rsidDel="00403F6E">
          <w:rPr>
            <w:rFonts w:cs="Arial"/>
          </w:rPr>
          <w:tab/>
        </w:r>
        <w:r w:rsidDel="00403F6E">
          <w:rPr>
            <w:rFonts w:cs="Arial"/>
          </w:rPr>
          <w:delText>5</w:delText>
        </w:r>
      </w:del>
    </w:p>
    <w:p w14:paraId="7B8D6604" w14:textId="68264B5C"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4" w:author="Name Required" w:date="2015-01-20T19:04:00Z"/>
          <w:rFonts w:cs="Arial"/>
        </w:rPr>
      </w:pPr>
      <w:del w:id="15" w:author="Name Required" w:date="2015-01-20T19:04:00Z">
        <w:r w:rsidDel="00403F6E">
          <w:rPr>
            <w:rFonts w:cs="Arial"/>
          </w:rPr>
          <w:delText>1</w:delText>
        </w:r>
        <w:r w:rsidRPr="00974235" w:rsidDel="00403F6E">
          <w:rPr>
            <w:rFonts w:cs="Arial"/>
          </w:rPr>
          <w:delText>.</w:delText>
        </w:r>
        <w:r w:rsidDel="00403F6E">
          <w:rPr>
            <w:rFonts w:cs="Arial"/>
          </w:rPr>
          <w:delText>2</w:delText>
        </w:r>
        <w:r w:rsidRPr="00974235" w:rsidDel="00403F6E">
          <w:rPr>
            <w:rFonts w:cs="Arial"/>
          </w:rPr>
          <w:tab/>
          <w:delText>M</w:delText>
        </w:r>
        <w:r w:rsidDel="00403F6E">
          <w:rPr>
            <w:rFonts w:cs="Arial"/>
          </w:rPr>
          <w:delText>NS Capability Gap</w:delText>
        </w:r>
        <w:r w:rsidRPr="00974235" w:rsidDel="00403F6E">
          <w:rPr>
            <w:rFonts w:cs="Arial"/>
          </w:rPr>
          <w:tab/>
        </w:r>
        <w:r w:rsidDel="00403F6E">
          <w:rPr>
            <w:rFonts w:cs="Arial"/>
          </w:rPr>
          <w:delText>8</w:delText>
        </w:r>
      </w:del>
    </w:p>
    <w:p w14:paraId="54B5764D" w14:textId="57C1DB22"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6" w:author="Name Required" w:date="2015-01-20T19:04:00Z"/>
          <w:rFonts w:cs="Arial"/>
        </w:rPr>
      </w:pPr>
      <w:del w:id="17" w:author="Name Required" w:date="2015-01-20T19:04:00Z">
        <w:r w:rsidDel="00403F6E">
          <w:rPr>
            <w:rFonts w:cs="Arial"/>
          </w:rPr>
          <w:delText>1</w:delText>
        </w:r>
        <w:r w:rsidRPr="00974235" w:rsidDel="00403F6E">
          <w:rPr>
            <w:rFonts w:cs="Arial"/>
          </w:rPr>
          <w:delText>.</w:delText>
        </w:r>
        <w:r w:rsidDel="00403F6E">
          <w:rPr>
            <w:rFonts w:cs="Arial"/>
          </w:rPr>
          <w:delText>2.1</w:delText>
        </w:r>
        <w:r w:rsidRPr="00974235" w:rsidDel="00403F6E">
          <w:rPr>
            <w:rFonts w:cs="Arial"/>
          </w:rPr>
          <w:tab/>
        </w:r>
        <w:r w:rsidDel="00403F6E">
          <w:rPr>
            <w:rFonts w:cs="Arial"/>
          </w:rPr>
          <w:delText>Ops-Trust Portal Code Base</w:delText>
        </w:r>
        <w:r w:rsidRPr="00974235" w:rsidDel="00403F6E">
          <w:rPr>
            <w:rFonts w:cs="Arial"/>
          </w:rPr>
          <w:tab/>
        </w:r>
        <w:r w:rsidDel="00403F6E">
          <w:rPr>
            <w:rFonts w:cs="Arial"/>
          </w:rPr>
          <w:delText>9</w:delText>
        </w:r>
      </w:del>
    </w:p>
    <w:p w14:paraId="08B60134" w14:textId="63FB6F5A"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8" w:author="Name Required" w:date="2015-01-20T19:04:00Z"/>
          <w:rFonts w:cs="Arial"/>
        </w:rPr>
      </w:pPr>
      <w:del w:id="19" w:author="Name Required" w:date="2015-01-20T19:04:00Z">
        <w:r w:rsidDel="00403F6E">
          <w:rPr>
            <w:rFonts w:cs="Arial"/>
          </w:rPr>
          <w:delText>1</w:delText>
        </w:r>
        <w:r w:rsidRPr="00974235" w:rsidDel="00403F6E">
          <w:rPr>
            <w:rFonts w:cs="Arial"/>
          </w:rPr>
          <w:delText>.</w:delText>
        </w:r>
        <w:r w:rsidDel="00403F6E">
          <w:rPr>
            <w:rFonts w:cs="Arial"/>
          </w:rPr>
          <w:delText>2.2</w:delText>
        </w:r>
        <w:r w:rsidRPr="00974235" w:rsidDel="00403F6E">
          <w:rPr>
            <w:rFonts w:cs="Arial"/>
          </w:rPr>
          <w:tab/>
        </w:r>
        <w:r w:rsidDel="00403F6E">
          <w:rPr>
            <w:rFonts w:cs="Arial"/>
          </w:rPr>
          <w:delText>Collective Intelligence Framework (CIF) Database</w:delText>
        </w:r>
        <w:r w:rsidRPr="00974235" w:rsidDel="00403F6E">
          <w:rPr>
            <w:rFonts w:cs="Arial"/>
          </w:rPr>
          <w:tab/>
        </w:r>
        <w:r w:rsidDel="00403F6E">
          <w:rPr>
            <w:rFonts w:cs="Arial"/>
          </w:rPr>
          <w:delText>11</w:delText>
        </w:r>
      </w:del>
    </w:p>
    <w:p w14:paraId="4958D3A6" w14:textId="51FCE4A7"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20" w:author="Name Required" w:date="2015-01-20T19:04:00Z"/>
          <w:rFonts w:cs="Arial"/>
        </w:rPr>
      </w:pPr>
      <w:del w:id="21" w:author="Name Required" w:date="2015-01-20T19:04:00Z">
        <w:r w:rsidDel="00403F6E">
          <w:rPr>
            <w:rFonts w:cs="Arial"/>
          </w:rPr>
          <w:delText>1</w:delText>
        </w:r>
        <w:r w:rsidRPr="00974235" w:rsidDel="00403F6E">
          <w:rPr>
            <w:rFonts w:cs="Arial"/>
          </w:rPr>
          <w:delText>.</w:delText>
        </w:r>
        <w:r w:rsidDel="00403F6E">
          <w:rPr>
            <w:rFonts w:cs="Arial"/>
          </w:rPr>
          <w:delText>2.3</w:delText>
        </w:r>
        <w:r w:rsidRPr="00974235" w:rsidDel="00403F6E">
          <w:rPr>
            <w:rFonts w:cs="Arial"/>
          </w:rPr>
          <w:tab/>
        </w:r>
        <w:r w:rsidDel="00403F6E">
          <w:rPr>
            <w:rFonts w:cs="Arial"/>
          </w:rPr>
          <w:delText>The PRISEM System</w:delText>
        </w:r>
        <w:r w:rsidRPr="00974235" w:rsidDel="00403F6E">
          <w:rPr>
            <w:rFonts w:cs="Arial"/>
          </w:rPr>
          <w:tab/>
        </w:r>
        <w:r w:rsidDel="00403F6E">
          <w:rPr>
            <w:rFonts w:cs="Arial"/>
          </w:rPr>
          <w:delText>12</w:delText>
        </w:r>
      </w:del>
    </w:p>
    <w:p w14:paraId="007E8BB8" w14:textId="6DDCB7E0" w:rsidR="00734224" w:rsidRPr="00974235" w:rsidDel="00403F6E" w:rsidRDefault="00734224" w:rsidP="00AB2240">
      <w:pPr>
        <w:tabs>
          <w:tab w:val="right" w:pos="9360"/>
        </w:tabs>
        <w:spacing w:line="240" w:lineRule="auto"/>
        <w:jc w:val="left"/>
        <w:rPr>
          <w:del w:id="22" w:author="Name Required" w:date="2015-01-20T19:04:00Z"/>
          <w:rFonts w:cs="Arial"/>
        </w:rPr>
      </w:pPr>
    </w:p>
    <w:p w14:paraId="11C2CEEA" w14:textId="37F04054" w:rsidR="00734224" w:rsidRPr="00974235" w:rsidDel="00403F6E" w:rsidRDefault="00957118" w:rsidP="00AB2240">
      <w:pPr>
        <w:tabs>
          <w:tab w:val="right" w:pos="9360"/>
        </w:tabs>
        <w:spacing w:line="240" w:lineRule="auto"/>
        <w:jc w:val="left"/>
        <w:rPr>
          <w:del w:id="23" w:author="Name Required" w:date="2015-01-20T19:04:00Z"/>
          <w:rFonts w:cs="Arial"/>
        </w:rPr>
      </w:pPr>
      <w:del w:id="24" w:author="Name Required" w:date="2015-01-20T19:04:00Z">
        <w:r w:rsidDel="00403F6E">
          <w:rPr>
            <w:rFonts w:cs="Arial"/>
          </w:rPr>
          <w:delText xml:space="preserve">Section 2: </w:delText>
        </w:r>
        <w:r w:rsidR="00734224" w:rsidRPr="00974235" w:rsidDel="00403F6E">
          <w:rPr>
            <w:rFonts w:cs="Arial"/>
          </w:rPr>
          <w:delText>Operations and Support Descriptions</w:delText>
        </w:r>
        <w:r w:rsidR="00734224" w:rsidRPr="00974235" w:rsidDel="00403F6E">
          <w:rPr>
            <w:rFonts w:cs="Arial"/>
          </w:rPr>
          <w:tab/>
        </w:r>
        <w:r w:rsidDel="00403F6E">
          <w:rPr>
            <w:rFonts w:cs="Arial"/>
          </w:rPr>
          <w:delText>13</w:delText>
        </w:r>
      </w:del>
    </w:p>
    <w:p w14:paraId="79889BE8" w14:textId="00C11F3E"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5" w:author="Name Required" w:date="2015-01-20T19:04:00Z"/>
          <w:rFonts w:cs="Arial"/>
        </w:rPr>
      </w:pPr>
      <w:del w:id="26" w:author="Name Required" w:date="2015-01-20T19:04:00Z">
        <w:r w:rsidRPr="00974235" w:rsidDel="00403F6E">
          <w:rPr>
            <w:rFonts w:cs="Arial"/>
          </w:rPr>
          <w:delText>2.1</w:delText>
        </w:r>
        <w:r w:rsidRPr="00974235" w:rsidDel="00403F6E">
          <w:rPr>
            <w:rFonts w:cs="Arial"/>
          </w:rPr>
          <w:tab/>
          <w:delText>Missions (Primary/Secondary)</w:delText>
        </w:r>
        <w:r w:rsidRPr="00974235" w:rsidDel="00403F6E">
          <w:rPr>
            <w:rFonts w:cs="Arial"/>
          </w:rPr>
          <w:tab/>
        </w:r>
        <w:r w:rsidR="00957118" w:rsidDel="00403F6E">
          <w:rPr>
            <w:rFonts w:cs="Arial"/>
          </w:rPr>
          <w:delText>13</w:delText>
        </w:r>
      </w:del>
    </w:p>
    <w:p w14:paraId="08D201C4" w14:textId="3BB0D36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7" w:author="Name Required" w:date="2015-01-20T19:04:00Z"/>
          <w:rFonts w:cs="Arial"/>
        </w:rPr>
      </w:pPr>
      <w:del w:id="28" w:author="Name Required" w:date="2015-01-20T19:04:00Z">
        <w:r w:rsidRPr="00974235" w:rsidDel="00403F6E">
          <w:rPr>
            <w:rFonts w:cs="Arial"/>
          </w:rPr>
          <w:delText xml:space="preserve">2.2 </w:delText>
        </w:r>
        <w:r w:rsidRPr="00974235" w:rsidDel="00403F6E">
          <w:rPr>
            <w:rFonts w:cs="Arial"/>
          </w:rPr>
          <w:tab/>
          <w:delText>Users and Other Stakeholders</w:delText>
        </w:r>
        <w:r w:rsidRPr="00974235" w:rsidDel="00403F6E">
          <w:rPr>
            <w:rFonts w:cs="Arial"/>
          </w:rPr>
          <w:tab/>
        </w:r>
        <w:r w:rsidR="00957118" w:rsidDel="00403F6E">
          <w:rPr>
            <w:rFonts w:cs="Arial"/>
          </w:rPr>
          <w:delText>13</w:delText>
        </w:r>
      </w:del>
    </w:p>
    <w:p w14:paraId="7B9A7C6A" w14:textId="352855A9"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29" w:author="Name Required" w:date="2015-01-20T19:04:00Z"/>
          <w:rFonts w:cs="Arial"/>
        </w:rPr>
      </w:pPr>
      <w:del w:id="30" w:author="Name Required" w:date="2015-01-20T19:04:00Z">
        <w:r w:rsidRPr="00974235" w:rsidDel="00403F6E">
          <w:rPr>
            <w:rFonts w:cs="Arial"/>
          </w:rPr>
          <w:delText>2.3</w:delText>
        </w:r>
        <w:r w:rsidRPr="00974235" w:rsidDel="00403F6E">
          <w:rPr>
            <w:rFonts w:cs="Arial"/>
          </w:rPr>
          <w:tab/>
          <w:delText>Policies, Assumptions and Constraints</w:delText>
        </w:r>
        <w:r w:rsidRPr="00974235" w:rsidDel="00403F6E">
          <w:rPr>
            <w:rFonts w:cs="Arial"/>
          </w:rPr>
          <w:tab/>
        </w:r>
        <w:r w:rsidR="00957118" w:rsidDel="00403F6E">
          <w:rPr>
            <w:rFonts w:cs="Arial"/>
          </w:rPr>
          <w:delText>15</w:delText>
        </w:r>
      </w:del>
    </w:p>
    <w:p w14:paraId="70A3E1E5" w14:textId="0E2AA8DE"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31" w:author="Name Required" w:date="2015-01-20T19:04:00Z"/>
          <w:rFonts w:cs="Arial"/>
        </w:rPr>
      </w:pPr>
      <w:del w:id="32" w:author="Name Required" w:date="2015-01-20T19:04:00Z">
        <w:r w:rsidRPr="00974235" w:rsidDel="00403F6E">
          <w:rPr>
            <w:rFonts w:cs="Arial"/>
          </w:rPr>
          <w:delText>2.4</w:delText>
        </w:r>
        <w:r w:rsidRPr="00974235" w:rsidDel="00403F6E">
          <w:rPr>
            <w:rFonts w:cs="Arial"/>
          </w:rPr>
          <w:tab/>
          <w:delText>Operational Description</w:delText>
        </w:r>
        <w:r w:rsidRPr="00974235" w:rsidDel="00403F6E">
          <w:rPr>
            <w:rFonts w:cs="Arial"/>
          </w:rPr>
          <w:tab/>
        </w:r>
        <w:r w:rsidR="00957118" w:rsidDel="00403F6E">
          <w:rPr>
            <w:rFonts w:cs="Arial"/>
          </w:rPr>
          <w:delText>16</w:delText>
        </w:r>
      </w:del>
    </w:p>
    <w:p w14:paraId="5A1E03E7" w14:textId="12A38F54"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3" w:author="Name Required" w:date="2015-01-20T19:04:00Z"/>
          <w:rFonts w:cs="Arial"/>
        </w:rPr>
      </w:pPr>
      <w:del w:id="34" w:author="Name Required" w:date="2015-01-20T19:04:00Z">
        <w:r w:rsidRPr="00974235" w:rsidDel="00403F6E">
          <w:rPr>
            <w:rFonts w:cs="Arial"/>
          </w:rPr>
          <w:delText>2.5</w:delText>
        </w:r>
        <w:r w:rsidRPr="00974235" w:rsidDel="00403F6E">
          <w:rPr>
            <w:rFonts w:cs="Arial"/>
          </w:rPr>
          <w:tab/>
          <w:delText>Mission Support Description</w:delText>
        </w:r>
        <w:r w:rsidRPr="00974235" w:rsidDel="00403F6E">
          <w:rPr>
            <w:rFonts w:cs="Arial"/>
          </w:rPr>
          <w:tab/>
        </w:r>
        <w:r w:rsidR="00957118" w:rsidDel="00403F6E">
          <w:rPr>
            <w:rFonts w:cs="Arial"/>
          </w:rPr>
          <w:delText>16</w:delText>
        </w:r>
      </w:del>
    </w:p>
    <w:p w14:paraId="4C889C8B" w14:textId="6EC90FE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5" w:author="Name Required" w:date="2015-01-20T19:04:00Z"/>
          <w:rFonts w:cs="Arial"/>
        </w:rPr>
      </w:pPr>
      <w:del w:id="36" w:author="Name Required" w:date="2015-01-20T19:04:00Z">
        <w:r w:rsidRPr="00974235" w:rsidDel="00403F6E">
          <w:rPr>
            <w:rFonts w:cs="Arial"/>
          </w:rPr>
          <w:delText>2.6</w:delText>
        </w:r>
        <w:r w:rsidRPr="00974235" w:rsidDel="00403F6E">
          <w:rPr>
            <w:rFonts w:cs="Arial"/>
          </w:rPr>
          <w:tab/>
          <w:delText>Potential Impacts</w:delText>
        </w:r>
        <w:r w:rsidRPr="00974235" w:rsidDel="00403F6E">
          <w:rPr>
            <w:rFonts w:cs="Arial"/>
          </w:rPr>
          <w:tab/>
        </w:r>
        <w:r w:rsidR="00957118" w:rsidDel="00403F6E">
          <w:rPr>
            <w:rFonts w:cs="Arial"/>
          </w:rPr>
          <w:delText>16</w:delText>
        </w:r>
      </w:del>
    </w:p>
    <w:p w14:paraId="2FEA625B" w14:textId="3273C106" w:rsidR="00734224" w:rsidRPr="00974235" w:rsidDel="00403F6E" w:rsidRDefault="00734224" w:rsidP="00AB2240">
      <w:pPr>
        <w:tabs>
          <w:tab w:val="right" w:pos="9360"/>
        </w:tabs>
        <w:spacing w:line="240" w:lineRule="auto"/>
        <w:jc w:val="left"/>
        <w:rPr>
          <w:del w:id="37" w:author="Name Required" w:date="2015-01-20T19:04:00Z"/>
          <w:rFonts w:cs="Arial"/>
        </w:rPr>
      </w:pPr>
    </w:p>
    <w:p w14:paraId="4DCBF913" w14:textId="784F0CF4" w:rsidR="00734224" w:rsidRPr="00974235" w:rsidDel="00403F6E" w:rsidRDefault="00957118" w:rsidP="00AB2240">
      <w:pPr>
        <w:tabs>
          <w:tab w:val="right" w:pos="9360"/>
        </w:tabs>
        <w:spacing w:line="240" w:lineRule="auto"/>
        <w:jc w:val="left"/>
        <w:rPr>
          <w:del w:id="38" w:author="Name Required" w:date="2015-01-20T19:04:00Z"/>
          <w:rFonts w:cs="Arial"/>
        </w:rPr>
      </w:pPr>
      <w:del w:id="39" w:author="Name Required" w:date="2015-01-20T19:04:00Z">
        <w:r w:rsidDel="00403F6E">
          <w:rPr>
            <w:rFonts w:cs="Arial"/>
          </w:rPr>
          <w:delText xml:space="preserve">Section 3: </w:delText>
        </w:r>
        <w:r w:rsidR="00734224" w:rsidRPr="00974235" w:rsidDel="00403F6E">
          <w:rPr>
            <w:rFonts w:cs="Arial"/>
          </w:rPr>
          <w:delText>Scenarios</w:delText>
        </w:r>
        <w:r w:rsidR="00734224" w:rsidRPr="00974235" w:rsidDel="00403F6E">
          <w:rPr>
            <w:rFonts w:cs="Arial"/>
          </w:rPr>
          <w:tab/>
        </w:r>
        <w:r w:rsidDel="00403F6E">
          <w:rPr>
            <w:rFonts w:cs="Arial"/>
          </w:rPr>
          <w:delText>16</w:delText>
        </w:r>
      </w:del>
    </w:p>
    <w:p w14:paraId="42C00E08" w14:textId="2AD4824F" w:rsidR="00957118" w:rsidRPr="00974235" w:rsidDel="00403F6E" w:rsidRDefault="00957118" w:rsidP="00957118">
      <w:pPr>
        <w:numPr>
          <w:ilvl w:val="1"/>
          <w:numId w:val="3"/>
        </w:numPr>
        <w:tabs>
          <w:tab w:val="left" w:pos="900"/>
          <w:tab w:val="right" w:pos="9360"/>
        </w:tabs>
        <w:spacing w:before="60" w:line="240" w:lineRule="auto"/>
        <w:rPr>
          <w:del w:id="40" w:author="Name Required" w:date="2015-01-20T19:04:00Z"/>
          <w:rFonts w:cs="Arial"/>
        </w:rPr>
      </w:pPr>
      <w:del w:id="41" w:author="Name Required" w:date="2015-01-20T19:04:00Z">
        <w:r w:rsidRPr="00974235" w:rsidDel="00403F6E">
          <w:rPr>
            <w:rFonts w:cs="Arial"/>
          </w:rPr>
          <w:tab/>
        </w:r>
        <w:r w:rsidDel="00403F6E">
          <w:rPr>
            <w:rFonts w:cs="Arial"/>
          </w:rPr>
          <w:delText>Generalized Analysis Scenario</w:delText>
        </w:r>
        <w:r w:rsidRPr="00974235" w:rsidDel="00403F6E">
          <w:rPr>
            <w:rFonts w:cs="Arial"/>
          </w:rPr>
          <w:tab/>
        </w:r>
        <w:r w:rsidDel="00403F6E">
          <w:rPr>
            <w:rFonts w:cs="Arial"/>
          </w:rPr>
          <w:delText>16</w:delText>
        </w:r>
      </w:del>
    </w:p>
    <w:p w14:paraId="251F3AB3" w14:textId="14A14C03" w:rsidR="00734224" w:rsidRPr="00974235" w:rsidDel="00403F6E" w:rsidRDefault="00734224" w:rsidP="000565BD">
      <w:pPr>
        <w:numPr>
          <w:ilvl w:val="1"/>
          <w:numId w:val="3"/>
        </w:numPr>
        <w:tabs>
          <w:tab w:val="left" w:pos="900"/>
          <w:tab w:val="right" w:pos="9360"/>
        </w:tabs>
        <w:spacing w:before="60" w:line="240" w:lineRule="auto"/>
        <w:rPr>
          <w:del w:id="42" w:author="Name Required" w:date="2015-01-20T19:04:00Z"/>
          <w:rFonts w:cs="Arial"/>
        </w:rPr>
      </w:pPr>
      <w:del w:id="43" w:author="Name Required" w:date="2015-01-20T19:04:00Z">
        <w:r w:rsidRPr="00974235" w:rsidDel="00403F6E">
          <w:rPr>
            <w:rFonts w:cs="Arial"/>
          </w:rPr>
          <w:delText xml:space="preserve"> </w:delText>
        </w:r>
        <w:r w:rsidRPr="00974235" w:rsidDel="00403F6E">
          <w:rPr>
            <w:rFonts w:cs="Arial"/>
          </w:rPr>
          <w:tab/>
          <w:delText>Mission Operations Scenario(s)</w:delText>
        </w:r>
        <w:r w:rsidRPr="00974235" w:rsidDel="00403F6E">
          <w:rPr>
            <w:rFonts w:cs="Arial"/>
          </w:rPr>
          <w:tab/>
        </w:r>
        <w:r w:rsidR="00957118" w:rsidDel="00403F6E">
          <w:rPr>
            <w:rFonts w:cs="Arial"/>
          </w:rPr>
          <w:delText>20</w:delText>
        </w:r>
      </w:del>
    </w:p>
    <w:p w14:paraId="3A1BB4FA" w14:textId="0209F2AA" w:rsidR="00734224" w:rsidRPr="00974235" w:rsidDel="00403F6E" w:rsidRDefault="00734224" w:rsidP="000565BD">
      <w:pPr>
        <w:numPr>
          <w:ilvl w:val="1"/>
          <w:numId w:val="3"/>
        </w:numPr>
        <w:tabs>
          <w:tab w:val="left" w:pos="900"/>
          <w:tab w:val="right" w:pos="9360"/>
        </w:tabs>
        <w:spacing w:before="60" w:line="240" w:lineRule="auto"/>
        <w:rPr>
          <w:del w:id="44" w:author="Name Required" w:date="2015-01-20T19:04:00Z"/>
          <w:rFonts w:cs="Arial"/>
        </w:rPr>
      </w:pPr>
      <w:del w:id="45" w:author="Name Required" w:date="2015-01-20T19:04:00Z">
        <w:r w:rsidRPr="00974235" w:rsidDel="00403F6E">
          <w:rPr>
            <w:rFonts w:cs="Arial"/>
          </w:rPr>
          <w:delText xml:space="preserve"> </w:delText>
        </w:r>
        <w:r w:rsidRPr="00974235" w:rsidDel="00403F6E">
          <w:rPr>
            <w:rFonts w:cs="Arial"/>
          </w:rPr>
          <w:tab/>
          <w:delText>Mission Support Scenario(s)</w:delText>
        </w:r>
        <w:r w:rsidRPr="00974235" w:rsidDel="00403F6E">
          <w:rPr>
            <w:rFonts w:cs="Arial"/>
          </w:rPr>
          <w:tab/>
        </w:r>
        <w:r w:rsidR="00957118" w:rsidDel="00403F6E">
          <w:rPr>
            <w:rFonts w:cs="Arial"/>
          </w:rPr>
          <w:delText>24</w:delText>
        </w:r>
      </w:del>
    </w:p>
    <w:p w14:paraId="53FAAD64" w14:textId="52AF161C" w:rsidR="00734224" w:rsidRPr="00974235" w:rsidDel="00403F6E" w:rsidRDefault="00734224" w:rsidP="00AB2240">
      <w:pPr>
        <w:tabs>
          <w:tab w:val="right" w:pos="9360"/>
        </w:tabs>
        <w:spacing w:line="240" w:lineRule="auto"/>
        <w:jc w:val="left"/>
        <w:rPr>
          <w:del w:id="46" w:author="Name Required" w:date="2015-01-20T19:04:00Z"/>
          <w:rFonts w:cs="Arial"/>
        </w:rPr>
      </w:pPr>
    </w:p>
    <w:p w14:paraId="52DAB59C" w14:textId="1423C895" w:rsidR="00734224" w:rsidRPr="00974235" w:rsidDel="00403F6E" w:rsidRDefault="00957118" w:rsidP="00AB2240">
      <w:pPr>
        <w:tabs>
          <w:tab w:val="right" w:pos="9360"/>
        </w:tabs>
        <w:spacing w:line="240" w:lineRule="auto"/>
        <w:jc w:val="left"/>
        <w:rPr>
          <w:del w:id="47" w:author="Name Required" w:date="2015-01-20T19:04:00Z"/>
          <w:rFonts w:cs="Arial"/>
          <w:b/>
        </w:rPr>
      </w:pPr>
      <w:del w:id="48" w:author="Name Required" w:date="2015-01-20T19:04:00Z">
        <w:r w:rsidDel="00403F6E">
          <w:rPr>
            <w:rFonts w:cs="Arial"/>
          </w:rPr>
          <w:delText xml:space="preserve">Section 4: </w:delText>
        </w:r>
        <w:r w:rsidR="00734224" w:rsidRPr="00974235" w:rsidDel="00403F6E">
          <w:rPr>
            <w:rFonts w:cs="Arial"/>
          </w:rPr>
          <w:delText>Functional Capabilities</w:delText>
        </w:r>
        <w:r w:rsidR="00734224" w:rsidRPr="00974235" w:rsidDel="00403F6E">
          <w:rPr>
            <w:rFonts w:cs="Arial"/>
          </w:rPr>
          <w:tab/>
        </w:r>
        <w:r w:rsidDel="00403F6E">
          <w:rPr>
            <w:rFonts w:cs="Arial"/>
          </w:rPr>
          <w:delText>31</w:delText>
        </w:r>
      </w:del>
    </w:p>
    <w:p w14:paraId="7E3FF789" w14:textId="3BD2CA34" w:rsidR="00734224" w:rsidRPr="00974235" w:rsidDel="00403F6E" w:rsidRDefault="00734224" w:rsidP="00AB2240">
      <w:pPr>
        <w:tabs>
          <w:tab w:val="right" w:pos="9360"/>
        </w:tabs>
        <w:spacing w:line="240" w:lineRule="auto"/>
        <w:jc w:val="left"/>
        <w:rPr>
          <w:del w:id="49" w:author="Name Required" w:date="2015-01-20T19:04:00Z"/>
          <w:rFonts w:cs="Arial"/>
        </w:rPr>
      </w:pPr>
    </w:p>
    <w:p w14:paraId="77082DC4" w14:textId="1487234A" w:rsidR="00734224" w:rsidRPr="00974235" w:rsidDel="00403F6E" w:rsidRDefault="00957118" w:rsidP="00AB2240">
      <w:pPr>
        <w:tabs>
          <w:tab w:val="right" w:pos="9360"/>
        </w:tabs>
        <w:spacing w:line="240" w:lineRule="auto"/>
        <w:jc w:val="left"/>
        <w:rPr>
          <w:del w:id="50" w:author="Name Required" w:date="2015-01-20T19:04:00Z"/>
          <w:rFonts w:cs="Arial"/>
        </w:rPr>
      </w:pPr>
      <w:del w:id="51" w:author="Name Required" w:date="2015-01-20T19:04:00Z">
        <w:r w:rsidDel="00403F6E">
          <w:rPr>
            <w:rFonts w:cs="Arial"/>
          </w:rPr>
          <w:delText xml:space="preserve">Section 5: </w:delText>
        </w:r>
        <w:r w:rsidR="003D75F0" w:rsidDel="00403F6E">
          <w:rPr>
            <w:rFonts w:cs="Arial"/>
          </w:rPr>
          <w:delText>Contacts</w:delText>
        </w:r>
        <w:r w:rsidR="00734224" w:rsidRPr="00974235" w:rsidDel="00403F6E">
          <w:rPr>
            <w:rFonts w:cs="Arial"/>
          </w:rPr>
          <w:tab/>
        </w:r>
        <w:r w:rsidR="003D75F0" w:rsidDel="00403F6E">
          <w:rPr>
            <w:rFonts w:cs="Arial"/>
          </w:rPr>
          <w:delText>34</w:delText>
        </w:r>
      </w:del>
    </w:p>
    <w:p w14:paraId="0FD0A0BB" w14:textId="1F619538" w:rsidR="00734224" w:rsidRPr="00974235" w:rsidDel="00403F6E" w:rsidRDefault="00734224" w:rsidP="00AB2240">
      <w:pPr>
        <w:tabs>
          <w:tab w:val="right" w:pos="9360"/>
        </w:tabs>
        <w:spacing w:line="240" w:lineRule="auto"/>
        <w:jc w:val="left"/>
        <w:rPr>
          <w:del w:id="52" w:author="Name Required" w:date="2015-01-20T19:04:00Z"/>
          <w:rFonts w:cs="Arial"/>
        </w:rPr>
      </w:pPr>
    </w:p>
    <w:p w14:paraId="51B2E865" w14:textId="1C933D1D" w:rsidR="00734224" w:rsidRPr="00974235" w:rsidDel="00403F6E" w:rsidRDefault="00734224" w:rsidP="00AB2240">
      <w:pPr>
        <w:tabs>
          <w:tab w:val="right" w:pos="9360"/>
        </w:tabs>
        <w:spacing w:line="240" w:lineRule="auto"/>
        <w:jc w:val="left"/>
        <w:rPr>
          <w:del w:id="53" w:author="Name Required" w:date="2015-01-20T19:04:00Z"/>
          <w:rFonts w:cs="Arial"/>
          <w:b/>
        </w:rPr>
      </w:pPr>
      <w:del w:id="54" w:author="Name Required" w:date="2015-01-20T19:04:00Z">
        <w:r w:rsidRPr="00974235" w:rsidDel="00403F6E">
          <w:rPr>
            <w:rFonts w:cs="Arial"/>
          </w:rPr>
          <w:delText>Sect</w:delText>
        </w:r>
        <w:r w:rsidR="00957118" w:rsidDel="00403F6E">
          <w:rPr>
            <w:rFonts w:cs="Arial"/>
          </w:rPr>
          <w:delText xml:space="preserve">ion 6: </w:delText>
        </w:r>
        <w:r w:rsidRPr="00974235" w:rsidDel="00403F6E">
          <w:rPr>
            <w:rFonts w:cs="Arial"/>
          </w:rPr>
          <w:delText>Appendices</w:delText>
        </w:r>
        <w:r w:rsidRPr="00974235" w:rsidDel="00403F6E">
          <w:rPr>
            <w:rFonts w:cs="Arial"/>
          </w:rPr>
          <w:tab/>
        </w:r>
        <w:r w:rsidR="003D75F0" w:rsidDel="00403F6E">
          <w:rPr>
            <w:rFonts w:cs="Arial"/>
          </w:rPr>
          <w:delText>34</w:delText>
        </w:r>
      </w:del>
    </w:p>
    <w:p w14:paraId="578A48F3" w14:textId="49CD2D1B"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55" w:author="Name Required" w:date="2015-01-20T19:04:00Z"/>
          <w:rFonts w:cs="Arial"/>
        </w:rPr>
      </w:pPr>
      <w:del w:id="56" w:author="Name Required" w:date="2015-01-20T19:04:00Z">
        <w:r w:rsidRPr="00974235" w:rsidDel="00403F6E">
          <w:rPr>
            <w:rFonts w:cs="Arial"/>
          </w:rPr>
          <w:delText>6.1</w:delText>
        </w:r>
        <w:r w:rsidRPr="00974235" w:rsidDel="00403F6E">
          <w:rPr>
            <w:rFonts w:cs="Arial"/>
          </w:rPr>
          <w:tab/>
        </w:r>
        <w:r w:rsidR="003D75F0" w:rsidDel="00403F6E">
          <w:rPr>
            <w:rFonts w:cs="Arial"/>
          </w:rPr>
          <w:delText>Table of Changes</w:delText>
        </w:r>
        <w:r w:rsidRPr="00974235" w:rsidDel="00403F6E">
          <w:rPr>
            <w:rFonts w:cs="Arial"/>
          </w:rPr>
          <w:tab/>
        </w:r>
        <w:r w:rsidR="003D75F0" w:rsidDel="00403F6E">
          <w:rPr>
            <w:rFonts w:cs="Arial"/>
          </w:rPr>
          <w:delText>35</w:delText>
        </w:r>
      </w:del>
    </w:p>
    <w:p w14:paraId="6F1D7F72" w14:textId="758F87C7"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7" w:author="Name Required" w:date="2015-01-20T19:04:00Z"/>
          <w:rFonts w:cs="Arial"/>
        </w:rPr>
      </w:pPr>
      <w:del w:id="58" w:author="Name Required" w:date="2015-01-20T19:04:00Z">
        <w:r w:rsidRPr="00974235" w:rsidDel="00403F6E">
          <w:rPr>
            <w:rFonts w:cs="Arial"/>
          </w:rPr>
          <w:delText>6.2</w:delText>
        </w:r>
        <w:r w:rsidRPr="00974235" w:rsidDel="00403F6E">
          <w:rPr>
            <w:rFonts w:cs="Arial"/>
          </w:rPr>
          <w:tab/>
        </w:r>
        <w:r w:rsidRPr="00974235" w:rsidDel="00403F6E">
          <w:rPr>
            <w:rFonts w:cs="Arial"/>
          </w:rPr>
          <w:tab/>
        </w:r>
        <w:r w:rsidR="003D75F0" w:rsidDel="00403F6E">
          <w:rPr>
            <w:rFonts w:cs="Arial"/>
          </w:rPr>
          <w:delText>Glossary of Terms</w:delText>
        </w:r>
        <w:r w:rsidRPr="00974235" w:rsidDel="00403F6E">
          <w:rPr>
            <w:rFonts w:cs="Arial"/>
          </w:rPr>
          <w:tab/>
        </w:r>
        <w:r w:rsidR="003D75F0" w:rsidDel="00403F6E">
          <w:rPr>
            <w:rFonts w:cs="Arial"/>
          </w:rPr>
          <w:delText>35</w:delText>
        </w:r>
      </w:del>
    </w:p>
    <w:p w14:paraId="59AF2B34" w14:textId="223088D8"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9" w:author="Name Required" w:date="2015-01-20T19:04:00Z"/>
          <w:rFonts w:cs="Arial"/>
        </w:rPr>
      </w:pPr>
      <w:del w:id="60" w:author="Name Required" w:date="2015-01-20T19:04:00Z">
        <w:r w:rsidRPr="00974235" w:rsidDel="00403F6E">
          <w:rPr>
            <w:rFonts w:cs="Arial"/>
          </w:rPr>
          <w:delText>6.3</w:delText>
        </w:r>
        <w:r w:rsidRPr="00974235" w:rsidDel="00403F6E">
          <w:rPr>
            <w:rFonts w:cs="Arial"/>
          </w:rPr>
          <w:tab/>
        </w:r>
        <w:r w:rsidRPr="00974235" w:rsidDel="00403F6E">
          <w:rPr>
            <w:rFonts w:cs="Arial"/>
          </w:rPr>
          <w:tab/>
        </w:r>
        <w:r w:rsidR="003D75F0" w:rsidDel="00403F6E">
          <w:rPr>
            <w:rFonts w:cs="Arial"/>
          </w:rPr>
          <w:delText>Acronym Listing</w:delText>
        </w:r>
        <w:r w:rsidRPr="00974235" w:rsidDel="00403F6E">
          <w:rPr>
            <w:rFonts w:cs="Arial"/>
          </w:rPr>
          <w:tab/>
        </w:r>
        <w:r w:rsidR="003D75F0" w:rsidDel="00403F6E">
          <w:rPr>
            <w:rFonts w:cs="Arial"/>
          </w:rPr>
          <w:delText>36</w:delText>
        </w:r>
      </w:del>
    </w:p>
    <w:p w14:paraId="30194E39" w14:textId="280BFFFB"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61" w:author="Name Required" w:date="2015-01-20T19:04:00Z"/>
          <w:rFonts w:cs="Arial"/>
        </w:rPr>
      </w:pPr>
      <w:del w:id="62" w:author="Name Required" w:date="2015-01-20T19:04:00Z">
        <w:r w:rsidRPr="00974235" w:rsidDel="00403F6E">
          <w:rPr>
            <w:rFonts w:cs="Arial"/>
          </w:rPr>
          <w:delText>6.4</w:delText>
        </w:r>
        <w:r w:rsidRPr="00974235" w:rsidDel="00403F6E">
          <w:rPr>
            <w:rFonts w:cs="Arial"/>
          </w:rPr>
          <w:tab/>
        </w:r>
        <w:r w:rsidRPr="00974235" w:rsidDel="00403F6E">
          <w:rPr>
            <w:rFonts w:cs="Arial"/>
          </w:rPr>
          <w:tab/>
        </w:r>
        <w:r w:rsidR="003D75F0" w:rsidDel="00403F6E">
          <w:rPr>
            <w:rFonts w:cs="Arial"/>
          </w:rPr>
          <w:delText>References</w:delText>
        </w:r>
        <w:r w:rsidRPr="00974235" w:rsidDel="00403F6E">
          <w:rPr>
            <w:rFonts w:cs="Arial"/>
          </w:rPr>
          <w:tab/>
        </w:r>
        <w:r w:rsidR="003D75F0" w:rsidDel="00403F6E">
          <w:rPr>
            <w:rFonts w:cs="Arial"/>
          </w:rPr>
          <w:delText>37</w:delText>
        </w:r>
      </w:del>
    </w:p>
    <w:p w14:paraId="3EB2B264" w14:textId="6F681899" w:rsidR="00734224" w:rsidRPr="00974235" w:rsidDel="00403F6E" w:rsidRDefault="00734224" w:rsidP="00AB2240">
      <w:pPr>
        <w:tabs>
          <w:tab w:val="right" w:pos="9360"/>
        </w:tabs>
        <w:spacing w:line="240" w:lineRule="auto"/>
        <w:jc w:val="left"/>
        <w:rPr>
          <w:del w:id="63" w:author="Name Required" w:date="2015-01-20T19:04:00Z"/>
          <w:rFonts w:cs="Arial"/>
        </w:rPr>
      </w:pPr>
    </w:p>
    <w:p w14:paraId="0E839408" w14:textId="03078DBE" w:rsidR="00734224" w:rsidRPr="00974235" w:rsidRDefault="00734224" w:rsidP="00AB2240">
      <w:pPr>
        <w:tabs>
          <w:tab w:val="right" w:pos="9360"/>
        </w:tabs>
        <w:spacing w:line="240" w:lineRule="auto"/>
        <w:jc w:val="left"/>
        <w:rPr>
          <w:rFonts w:cs="Arial"/>
        </w:rPr>
      </w:pPr>
      <w:del w:id="64" w:author="Name Required" w:date="2015-01-20T19:04:00Z">
        <w:r w:rsidRPr="00974235" w:rsidDel="00403F6E">
          <w:rPr>
            <w:rFonts w:cs="Arial"/>
          </w:rPr>
          <w:delText>List of Figures</w:delText>
        </w:r>
      </w:del>
      <w:r w:rsidRPr="00974235">
        <w:rPr>
          <w:rFonts w:cs="Arial"/>
        </w:rPr>
        <w:tab/>
      </w:r>
      <w:del w:id="65" w:author="Name Required" w:date="2015-01-20T19:04:00Z">
        <w:r w:rsidR="003D75F0" w:rsidDel="00403F6E">
          <w:rPr>
            <w:rFonts w:cs="Arial"/>
          </w:rPr>
          <w:delText>39</w:delText>
        </w:r>
      </w:del>
    </w:p>
    <w:p w14:paraId="3CEAAD5F" w14:textId="77777777" w:rsidR="006A0238" w:rsidRDefault="006A0238" w:rsidP="00AB2240">
      <w:pPr>
        <w:tabs>
          <w:tab w:val="right" w:pos="9360"/>
        </w:tabs>
        <w:rPr>
          <w:rFonts w:cs="Arial"/>
        </w:rPr>
        <w:sectPr w:rsidR="006A0238" w:rsidSect="006A0238">
          <w:headerReference w:type="default" r:id="rId13"/>
          <w:pgSz w:w="12240" w:h="15840" w:code="1"/>
          <w:pgMar w:top="1440" w:right="1080" w:bottom="1440" w:left="1440" w:header="720" w:footer="720" w:gutter="0"/>
          <w:cols w:space="720"/>
        </w:sectPr>
      </w:pPr>
    </w:p>
    <w:p w14:paraId="22122D68" w14:textId="5CD98A3A" w:rsidR="00AB2240" w:rsidDel="008028C6" w:rsidRDefault="00734224" w:rsidP="00734224">
      <w:pPr>
        <w:tabs>
          <w:tab w:val="left" w:pos="5760"/>
        </w:tabs>
        <w:spacing w:line="240" w:lineRule="auto"/>
        <w:jc w:val="left"/>
        <w:rPr>
          <w:del w:id="66" w:author="Name Required" w:date="2015-03-22T16:57:00Z"/>
          <w:rFonts w:cs="Arial"/>
          <w:b/>
        </w:rPr>
      </w:pPr>
      <w:del w:id="67" w:author="Name Required" w:date="2015-03-22T16:57:00Z">
        <w:r w:rsidRPr="00974235" w:rsidDel="008028C6">
          <w:rPr>
            <w:rFonts w:cs="Arial"/>
            <w:b/>
          </w:rPr>
          <w:delText xml:space="preserve">EXECUTIVE SUMMARY: </w:delText>
        </w:r>
      </w:del>
    </w:p>
    <w:p w14:paraId="15FE6F95" w14:textId="0E8920DD" w:rsidR="008C619F" w:rsidDel="008028C6" w:rsidRDefault="006165C7" w:rsidP="00434159">
      <w:pPr>
        <w:pStyle w:val="conops-body"/>
        <w:rPr>
          <w:del w:id="68" w:author="Name Required" w:date="2015-03-22T16:57:00Z"/>
        </w:rPr>
      </w:pPr>
      <w:del w:id="69" w:author="Name Required" w:date="2015-03-22T16:57:00Z">
        <w:r w:rsidDel="008028C6">
          <w:delText xml:space="preserve">Since HSPD-7 was released in 2003, the Department of Homeland Security has had a core mission of working to protect the nation’s critical infrastructure. In 2008, the National Response Framework was released, and a project to take tools developed by DHS Science and Technology for use in federal government networks and put them in the hands of State, Local, Territorial, and Tribal </w:delText>
        </w:r>
        <w:r w:rsidR="00171283" w:rsidDel="008028C6">
          <w:delText xml:space="preserve">(SLTT) </w:delText>
        </w:r>
        <w:r w:rsidDel="008028C6">
          <w:delText>government entities</w:delText>
        </w:r>
        <w:r w:rsidR="00171283" w:rsidDel="008028C6">
          <w:delText xml:space="preserve"> – known as the Public Regional Information Security Event Monitoring (PRISEM) project – was initiated. </w:delText>
        </w:r>
        <w:r w:rsidR="008C619F" w:rsidRPr="00490CBD" w:rsidDel="008028C6">
          <w:delText xml:space="preserve">The intent of the PRISEM system </w:delText>
        </w:r>
        <w:r w:rsidR="008C619F" w:rsidDel="008028C6">
          <w:delText>i</w:delText>
        </w:r>
        <w:r w:rsidR="008C619F" w:rsidRPr="00490CBD" w:rsidDel="008028C6">
          <w:delText xml:space="preserve">s to combine standard security devices event log data </w:delText>
        </w:r>
        <w:r w:rsidR="008C619F" w:rsidDel="008028C6">
          <w:delText>using a commercial Security Information Event Management (SIEM) system, fed in part by</w:delText>
        </w:r>
        <w:r w:rsidR="008C619F" w:rsidRPr="00490CBD" w:rsidDel="008028C6">
          <w:delText xml:space="preserve"> event log data from the </w:delText>
        </w:r>
        <w:r w:rsidR="008C619F" w:rsidDel="008028C6">
          <w:delText>DHS-funded NetFlow based</w:delText>
        </w:r>
        <w:r w:rsidR="008C619F" w:rsidDel="008028C6">
          <w:rPr>
            <w:rStyle w:val="FootnoteReference"/>
            <w:i/>
          </w:rPr>
          <w:footnoteReference w:id="1"/>
        </w:r>
        <w:r w:rsidR="008C619F" w:rsidRPr="00490CBD" w:rsidDel="008028C6">
          <w:delText xml:space="preserve"> system</w:delText>
        </w:r>
        <w:r w:rsidR="008C619F" w:rsidDel="008028C6">
          <w:delText xml:space="preserve"> (formerly known as </w:delText>
        </w:r>
        <w:r w:rsidR="008C619F" w:rsidRPr="00E53665" w:rsidDel="008028C6">
          <w:rPr>
            <w:i/>
          </w:rPr>
          <w:delText>Einstein 1</w:delText>
        </w:r>
        <w:r w:rsidR="008C619F" w:rsidDel="008028C6">
          <w:delText>)</w:delText>
        </w:r>
        <w:r w:rsidR="008C619F" w:rsidRPr="00490CBD" w:rsidDel="008028C6">
          <w:delText xml:space="preserve">, correlating these events </w:delText>
        </w:r>
        <w:r w:rsidR="008C619F" w:rsidDel="008028C6">
          <w:delText xml:space="preserve">using the SIEM </w:delText>
        </w:r>
        <w:r w:rsidR="008C619F" w:rsidRPr="00490CBD" w:rsidDel="008028C6">
          <w:delText>to detect structural bot activity that has a high</w:delText>
        </w:r>
        <w:r w:rsidR="008C619F" w:rsidDel="008028C6">
          <w:delText xml:space="preserve"> probability of being an infected computer</w:delText>
        </w:r>
        <w:r w:rsidR="008C619F" w:rsidRPr="00490CBD" w:rsidDel="008028C6">
          <w:delText xml:space="preserve">. </w:delText>
        </w:r>
        <w:r w:rsidR="008C619F" w:rsidDel="008028C6">
          <w:delText xml:space="preserve">It uses </w:delText>
        </w:r>
        <w:r w:rsidR="008C619F" w:rsidRPr="009C2DB9" w:rsidDel="008028C6">
          <w:delText>the Collective Intelligence Framework</w:delText>
        </w:r>
        <w:r w:rsidR="008C619F" w:rsidDel="008028C6">
          <w:delText xml:space="preserve"> (</w:delText>
        </w:r>
        <w:r w:rsidR="008C619F" w:rsidRPr="009C2DB9" w:rsidDel="008028C6">
          <w:delText>CIF</w:delText>
        </w:r>
        <w:r w:rsidR="008C619F" w:rsidDel="008028C6">
          <w:delText>)</w:delText>
        </w:r>
        <w:r w:rsidR="008C619F" w:rsidRPr="009C2DB9" w:rsidDel="008028C6">
          <w:delText xml:space="preserve"> database system </w:delText>
        </w:r>
        <w:r w:rsidR="008C619F" w:rsidDel="008028C6">
          <w:delText xml:space="preserve">to produce watchlists </w:delText>
        </w:r>
        <w:r w:rsidR="008C619F" w:rsidRPr="009C2DB9" w:rsidDel="008028C6">
          <w:delText>for real-time monitoring</w:delText>
        </w:r>
        <w:r w:rsidR="008C619F" w:rsidDel="008028C6">
          <w:delText>, as well as to provide</w:delText>
        </w:r>
        <w:r w:rsidR="008C619F" w:rsidRPr="009C2DB9" w:rsidDel="008028C6">
          <w:delText xml:space="preserve"> historical attack context. A geographic front end provides a regional context to alerts in the system for at-a-glance situational awareness. The system </w:delText>
        </w:r>
        <w:r w:rsidR="008C619F" w:rsidDel="008028C6">
          <w:delText xml:space="preserve">now </w:delText>
        </w:r>
        <w:r w:rsidR="008C619F" w:rsidRPr="009C2DB9" w:rsidDel="008028C6">
          <w:delText>allows indicators of compromise (IOCs) to be used for both finding events that were missed in the past and/or watching for new events in the future.</w:delText>
        </w:r>
      </w:del>
    </w:p>
    <w:p w14:paraId="2D0CD117" w14:textId="54C7BC54" w:rsidR="00434159" w:rsidDel="008028C6" w:rsidRDefault="00171283" w:rsidP="00434159">
      <w:pPr>
        <w:pStyle w:val="conops-body"/>
        <w:rPr>
          <w:del w:id="72" w:author="Name Required" w:date="2015-03-22T16:57:00Z"/>
        </w:rPr>
      </w:pPr>
      <w:del w:id="73" w:author="Name Required" w:date="2015-03-22T16:57:00Z">
        <w:r w:rsidDel="008028C6">
          <w:delText>DHS efforts with MITRE to develop information sharing mechanisms based on the Structured Threat Information eXpression (STIX) format, leveraged by a Cooperative Research and Development Agreement</w:delText>
        </w:r>
        <w:r w:rsidR="008C619F" w:rsidDel="008028C6">
          <w:delText xml:space="preserve"> between US-CERT and the PRISEM Project</w:delText>
        </w:r>
        <w:r w:rsidDel="008028C6">
          <w:delText>, are underway to bring de</w:delText>
        </w:r>
        <w:r w:rsidR="0031370E" w:rsidDel="008028C6">
          <w:delText>-</w:delText>
        </w:r>
        <w:r w:rsidDel="008028C6">
          <w:delText>classified Indicators of Compromise (IOCs) and Observables from DHS and FBI to regional SLTT government entities for confirmation of involvement of threat actors of national interest. As sharing of these IOCs and Observables is extended laterally to similar regional collaborative efforts, national scope and visibility of the impact of widespread threats becomes possible.</w:delText>
        </w:r>
      </w:del>
    </w:p>
    <w:p w14:paraId="7D76FE8C" w14:textId="44881C01" w:rsidR="00171283" w:rsidRPr="00490CBD" w:rsidDel="008028C6" w:rsidRDefault="007C5E28" w:rsidP="00434159">
      <w:pPr>
        <w:pStyle w:val="conops-body"/>
        <w:rPr>
          <w:del w:id="74" w:author="Name Required" w:date="2015-03-22T16:57:00Z"/>
        </w:rPr>
      </w:pPr>
      <w:del w:id="75" w:author="Name Required" w:date="2015-03-22T16:57:00Z">
        <w:r w:rsidRPr="007C5E28" w:rsidDel="008028C6">
          <w:delText>The Distributed Incident Management System (DIMS) project is intended to take this semi-automated sharing of structured threat information, building on the success of the PRISEM project and leveraging an existing community of operational security professionals known as Ops-Trust, and scale it to the next level. DIMS will take advantage of the open “message bus” architecture used by PRISEM, features that support “identification of friend or foe,” and the ability to integrate three data sources maintained by PRISEM (network flow history, event history, and attacker context history) to support the triage process, cross-organizational correlation of ev</w:delText>
        </w:r>
        <w:r w:rsidDel="008028C6">
          <w:delText>ents, and anonymization to</w:delText>
        </w:r>
        <w:r w:rsidRPr="007C5E28" w:rsidDel="008028C6">
          <w:delText xml:space="preserve"> promote privacy-sensitive sharing of security event data. Working with the use cases defined by MITRE and PRISEM users, building the features necessary to simplify structured information sharing, and operationalizing these within these existing communities, will allow DIMS to fill existing gaps in capabilities and support existing missions that are slowed down today by many complicated, manual processes.</w:delText>
        </w:r>
      </w:del>
    </w:p>
    <w:p w14:paraId="49297684" w14:textId="34A73D23" w:rsidR="00734224" w:rsidRPr="00974235" w:rsidDel="008028C6" w:rsidRDefault="00734224" w:rsidP="00734224">
      <w:pPr>
        <w:spacing w:line="240" w:lineRule="auto"/>
        <w:jc w:val="left"/>
        <w:rPr>
          <w:del w:id="76" w:author="Name Required" w:date="2015-03-22T16:57:00Z"/>
          <w:rFonts w:cs="Arial"/>
        </w:rPr>
      </w:pPr>
    </w:p>
    <w:p w14:paraId="152C5D0E" w14:textId="3A1672B2" w:rsidR="00734224" w:rsidRPr="00974235" w:rsidDel="008028C6" w:rsidRDefault="00734224" w:rsidP="00734224">
      <w:pPr>
        <w:spacing w:line="240" w:lineRule="auto"/>
        <w:jc w:val="left"/>
        <w:rPr>
          <w:del w:id="77" w:author="Name Required" w:date="2015-03-22T16:57:00Z"/>
          <w:rFonts w:cs="Arial"/>
          <w:b/>
        </w:rPr>
      </w:pPr>
      <w:del w:id="78" w:author="Name Required" w:date="2015-03-22T16:57:00Z">
        <w:r w:rsidRPr="00913185" w:rsidDel="008028C6">
          <w:rPr>
            <w:rFonts w:cs="Arial"/>
            <w:b/>
          </w:rPr>
          <w:delText>Revision Summary</w:delText>
        </w:r>
        <w:r w:rsidRPr="00974235" w:rsidDel="008028C6">
          <w:rPr>
            <w:rFonts w:cs="Arial"/>
          </w:rPr>
          <w:delText xml:space="preserve"> (if applicable): </w:delText>
        </w:r>
        <w:r w:rsidR="00D24213" w:rsidDel="008028C6">
          <w:rPr>
            <w:rFonts w:cs="Arial"/>
            <w:b/>
          </w:rPr>
          <w:delText>NA</w:delText>
        </w:r>
      </w:del>
    </w:p>
    <w:p w14:paraId="61FAAAD7" w14:textId="0FF31004" w:rsidR="00734224" w:rsidRPr="00974235" w:rsidDel="008028C6" w:rsidRDefault="00734224" w:rsidP="00734224">
      <w:pPr>
        <w:spacing w:line="240" w:lineRule="auto"/>
        <w:jc w:val="left"/>
        <w:rPr>
          <w:del w:id="79" w:author="Name Required" w:date="2015-03-22T16:57:00Z"/>
          <w:rFonts w:cs="Arial"/>
          <w:b/>
        </w:rPr>
      </w:pPr>
      <w:del w:id="80" w:author="Name Required" w:date="2015-03-22T16:57:00Z">
        <w:r w:rsidDel="008028C6">
          <w:rPr>
            <w:rFonts w:cs="Arial"/>
            <w:b/>
          </w:rPr>
          <w:br w:type="page"/>
        </w:r>
      </w:del>
    </w:p>
    <w:p w14:paraId="6878E241" w14:textId="208ABBBC" w:rsidR="00734224" w:rsidDel="008028C6" w:rsidRDefault="00734224" w:rsidP="00734224">
      <w:pPr>
        <w:spacing w:line="240" w:lineRule="auto"/>
        <w:jc w:val="left"/>
        <w:rPr>
          <w:del w:id="81" w:author="Name Required" w:date="2015-03-22T16:59:00Z"/>
          <w:rFonts w:cs="Arial"/>
        </w:rPr>
      </w:pPr>
      <w:del w:id="82" w:author="Name Required" w:date="2015-03-22T16:59:00Z">
        <w:r w:rsidRPr="00974235" w:rsidDel="008028C6">
          <w:rPr>
            <w:rFonts w:cs="Arial"/>
            <w:b/>
          </w:rPr>
          <w:delText>SECTION 1:</w:delText>
        </w:r>
        <w:r w:rsidDel="008028C6">
          <w:rPr>
            <w:rFonts w:cs="Arial"/>
            <w:b/>
          </w:rPr>
          <w:delText xml:space="preserve">  </w:delText>
        </w:r>
        <w:r w:rsidR="009C01EB" w:rsidDel="008028C6">
          <w:rPr>
            <w:rFonts w:cs="Arial"/>
            <w:b/>
          </w:rPr>
          <w:delText>CAPABILITY NEED</w:delText>
        </w:r>
      </w:del>
    </w:p>
    <w:p w14:paraId="7D1481C1" w14:textId="24E8A7F9" w:rsidR="004F68C2" w:rsidRPr="00490CBD" w:rsidDel="00136D8E" w:rsidRDefault="004F68C2" w:rsidP="00AD4E99">
      <w:pPr>
        <w:pStyle w:val="conops-body"/>
        <w:rPr>
          <w:del w:id="83" w:author="Name Required" w:date="2015-01-20T18:32:00Z"/>
        </w:rPr>
      </w:pPr>
      <w:del w:id="84" w:author="Name Required" w:date="2015-01-20T18:32:00Z">
        <w:r w:rsidRPr="00490CBD" w:rsidDel="00136D8E">
          <w:delText>Homeland Security Presidential Directive 7 (HSPD-7), released in 2003, set in motion a number of policy changes and created awareness of a new problem – the term for which is now ingrained into our lexicon: critical infrastructure protection. That document specifies the actions to be taken to identify, prioritize, and address the vulnerabilities to the systems and services that have relevance to the American way and quality of life. Local (city and county) government provides systems and services that maintain and improve the quality of life at the scale at which citizens identify most directly. E-Government services allow citizens to pay bills, obtain a business license, communicate with elected officials, etc. Local government arguably maintains 85% of critical infrastructure, yet its protection is largely unaddressed. While the rest of the world is focused on nation-state hackers versus Supervisory Control and Data Acquisition (SCADA) systems or cardholder data breaches, local governments with their silos, poor budgets and priorities that change with the political wind are attempting to protect water purification, traffic management, public safety communications and a great many other services – the loss of which would arguably have an impact including loss of life. Local government is acknowledged in HSPD-7 as being integral to critical infrastructure protection, however no reasonable effort has been made to address cyber defenses on the local scale. Efforts to date to secure cyberspace have called for a comprehensive system that protects federal government agencies. A “comprehensive system” for securing the United States electronic infrastructure that does not include local governments, however, is not truly comprehensive.</w:delText>
        </w:r>
      </w:del>
    </w:p>
    <w:p w14:paraId="16C2C246" w14:textId="6502ED4B" w:rsidR="004F68C2" w:rsidRPr="00490CBD" w:rsidDel="00136D8E" w:rsidRDefault="004F68C2" w:rsidP="00D40C4B">
      <w:pPr>
        <w:pStyle w:val="conops-body"/>
        <w:rPr>
          <w:del w:id="85" w:author="Name Required" w:date="2015-01-20T18:32:00Z"/>
        </w:rPr>
      </w:pPr>
      <w:del w:id="86" w:author="Name Required" w:date="2015-01-20T18:32:00Z">
        <w:r w:rsidRPr="00490CBD" w:rsidDel="00136D8E">
          <w:delText>Taking this all into consideration, two things become clear:</w:delText>
        </w:r>
      </w:del>
    </w:p>
    <w:p w14:paraId="48A3C654" w14:textId="52F53CDA" w:rsidR="004F68C2" w:rsidRPr="00490CBD" w:rsidDel="00136D8E" w:rsidRDefault="004F68C2" w:rsidP="00F716A4">
      <w:pPr>
        <w:pStyle w:val="ListParagraph"/>
        <w:numPr>
          <w:ilvl w:val="0"/>
          <w:numId w:val="10"/>
        </w:numPr>
        <w:spacing w:before="120" w:after="120"/>
        <w:rPr>
          <w:del w:id="87" w:author="Name Required" w:date="2015-01-20T18:32:00Z"/>
          <w:rFonts w:ascii="Arial" w:hAnsi="Arial" w:cs="Arial"/>
          <w:szCs w:val="20"/>
        </w:rPr>
      </w:pPr>
      <w:del w:id="88" w:author="Name Required" w:date="2015-01-20T18:32:00Z">
        <w:r w:rsidRPr="00490CBD" w:rsidDel="00136D8E">
          <w:rPr>
            <w:rFonts w:ascii="Arial" w:hAnsi="Arial" w:cs="Arial"/>
            <w:szCs w:val="20"/>
          </w:rPr>
          <w:delText>Critical infrastructure dependencies on local government must be addressed</w:delText>
        </w:r>
      </w:del>
    </w:p>
    <w:p w14:paraId="4DFC689F" w14:textId="30501664" w:rsidR="004F68C2" w:rsidRPr="00490CBD" w:rsidDel="00136D8E" w:rsidRDefault="004F68C2" w:rsidP="00F716A4">
      <w:pPr>
        <w:pStyle w:val="ListParagraph"/>
        <w:numPr>
          <w:ilvl w:val="0"/>
          <w:numId w:val="10"/>
        </w:numPr>
        <w:spacing w:before="120" w:after="120"/>
        <w:rPr>
          <w:del w:id="89" w:author="Name Required" w:date="2015-01-20T18:32:00Z"/>
          <w:rFonts w:ascii="Arial" w:hAnsi="Arial" w:cs="Arial"/>
          <w:szCs w:val="20"/>
        </w:rPr>
      </w:pPr>
      <w:del w:id="90" w:author="Name Required" w:date="2015-01-20T18:32:00Z">
        <w:r w:rsidRPr="00490CBD" w:rsidDel="00136D8E">
          <w:rPr>
            <w:rFonts w:ascii="Arial" w:hAnsi="Arial" w:cs="Arial"/>
            <w:szCs w:val="20"/>
          </w:rPr>
          <w:delText>Local governments need assistance with detective controls – security monitoring – and with response capabilities</w:delText>
        </w:r>
      </w:del>
    </w:p>
    <w:p w14:paraId="67466903" w14:textId="0F7C3E9B" w:rsidR="004F68C2" w:rsidRPr="00490CBD" w:rsidDel="00136D8E" w:rsidRDefault="004F68C2" w:rsidP="00025CE3">
      <w:pPr>
        <w:pStyle w:val="conops-body"/>
        <w:rPr>
          <w:del w:id="91" w:author="Name Required" w:date="2015-01-20T18:32:00Z"/>
        </w:rPr>
      </w:pPr>
      <w:del w:id="92" w:author="Name Required" w:date="2015-01-20T18:32:00Z">
        <w:r w:rsidRPr="00490CBD" w:rsidDel="00136D8E">
          <w:delText>Both these issues may be addressed by extending a concept that is common to corporate IT organizations into the local government sector: managed security service. Specifically, were a central location available for securely routing activity logs, firewall and IDS alerts, and other forms of information typically collected (but not analyzed) on networks, and then made available to local governments a</w:delText>
        </w:r>
        <w:r w:rsidR="0042587E" w:rsidDel="00136D8E">
          <w:delText xml:space="preserve">s near </w:delText>
        </w:r>
        <w:r w:rsidRPr="00490CBD" w:rsidDel="00136D8E">
          <w:delText>real</w:delText>
        </w:r>
        <w:r w:rsidR="0042587E" w:rsidDel="00136D8E">
          <w:delText>-</w:delText>
        </w:r>
        <w:r w:rsidRPr="00490CBD" w:rsidDel="00136D8E">
          <w:delText>time alerts and a portal for situational awareness, the gaps between the criticality of the systems and services, and the degree to which critical infrastructure elements are being protected can be addressed.</w:delText>
        </w:r>
      </w:del>
    </w:p>
    <w:p w14:paraId="7999609E" w14:textId="3CB0C7D4" w:rsidR="00B72B1B" w:rsidRPr="009C2DB9" w:rsidDel="00136D8E" w:rsidRDefault="004F68C2" w:rsidP="008E5BD1">
      <w:pPr>
        <w:pStyle w:val="conops-body"/>
        <w:rPr>
          <w:del w:id="93" w:author="Name Required" w:date="2015-01-20T18:32:00Z"/>
        </w:rPr>
      </w:pPr>
      <w:del w:id="94" w:author="Name Required" w:date="2015-01-20T18:32:00Z">
        <w:r w:rsidRPr="00490CBD" w:rsidDel="00136D8E">
          <w:delText xml:space="preserve">The Public Regional Information Security Event Management (PRISEM) system was designed to address gaps in capabilities between federal and local government entities. PRISEM extends a concept common to corporate IT organizations – </w:delText>
        </w:r>
        <w:r w:rsidRPr="00490CBD" w:rsidDel="00136D8E">
          <w:rPr>
            <w:i/>
          </w:rPr>
          <w:delText>managed security services</w:delText>
        </w:r>
        <w:r w:rsidRPr="00490CBD" w:rsidDel="00136D8E">
          <w:delText xml:space="preserve"> – into the local government sector. It enhances security oversight and controls and improves the ability to detect and respond early to threats against critical infrastructure. It moves beyond basic inf</w:delText>
        </w:r>
        <w:r w:rsidR="00AC7CFE" w:rsidDel="00136D8E">
          <w:delText>ormation sharing and creates an</w:delText>
        </w:r>
        <w:r w:rsidRPr="00490CBD" w:rsidDel="00136D8E">
          <w:delText xml:space="preserve"> action-oriented alliance that leverages limited expertise across resource-constrained local government IT organizations. It creates a partnership between a top-tier research university, federal law enforcement fusion center, and private sector organizations. Its benefits will include increased security and compliance capabilities, increased productivity, improved performance, and lower costs for participants.</w:delText>
        </w:r>
      </w:del>
    </w:p>
    <w:p w14:paraId="52AA1728" w14:textId="326561FA" w:rsidR="004F68C2" w:rsidRPr="00490CBD" w:rsidDel="00136D8E" w:rsidRDefault="004F68C2" w:rsidP="00025CE3">
      <w:pPr>
        <w:pStyle w:val="conops-body"/>
        <w:rPr>
          <w:del w:id="95" w:author="Name Required" w:date="2015-01-20T18:32:00Z"/>
        </w:rPr>
      </w:pPr>
      <w:del w:id="96" w:author="Name Required" w:date="2015-01-20T18:32:00Z">
        <w:r w:rsidRPr="00490CBD" w:rsidDel="00136D8E">
          <w:delText xml:space="preserve">The intent of the PRISEM system </w:delText>
        </w:r>
        <w:r w:rsidR="00E53665" w:rsidDel="00136D8E">
          <w:delText>i</w:delText>
        </w:r>
        <w:r w:rsidRPr="00490CBD" w:rsidDel="00136D8E">
          <w:delText xml:space="preserve">s to combine standard security devices event log data </w:delText>
        </w:r>
        <w:r w:rsidR="00E53665" w:rsidDel="00136D8E">
          <w:delText>using a commercial Security Information Event Management (SIEM) system, fed in part by</w:delText>
        </w:r>
        <w:r w:rsidRPr="00490CBD" w:rsidDel="00136D8E">
          <w:delText xml:space="preserve"> event log data from the </w:delText>
        </w:r>
        <w:r w:rsidR="00E53665" w:rsidDel="00136D8E">
          <w:delText>DHS-funded NetFlow based</w:delText>
        </w:r>
        <w:r w:rsidR="00E53665" w:rsidDel="00136D8E">
          <w:rPr>
            <w:rStyle w:val="FootnoteReference"/>
            <w:i/>
          </w:rPr>
          <w:footnoteReference w:id="2"/>
        </w:r>
        <w:r w:rsidRPr="00490CBD" w:rsidDel="00136D8E">
          <w:delText xml:space="preserve"> system</w:delText>
        </w:r>
        <w:r w:rsidR="00E53665" w:rsidDel="00136D8E">
          <w:delText xml:space="preserve"> (formerly known as </w:delText>
        </w:r>
        <w:r w:rsidR="00E53665" w:rsidRPr="00E53665" w:rsidDel="00136D8E">
          <w:rPr>
            <w:i/>
          </w:rPr>
          <w:delText>Einstein 1</w:delText>
        </w:r>
        <w:r w:rsidR="00E53665" w:rsidDel="00136D8E">
          <w:delText>)</w:delText>
        </w:r>
        <w:r w:rsidRPr="00490CBD" w:rsidDel="00136D8E">
          <w:delText xml:space="preserve">, correlating these events </w:delText>
        </w:r>
        <w:r w:rsidR="00E53665" w:rsidDel="00136D8E">
          <w:delText xml:space="preserve">using the SIEM </w:delText>
        </w:r>
        <w:r w:rsidRPr="00490CBD" w:rsidDel="00136D8E">
          <w:delText>to detect structural bot activity that has a high</w:delText>
        </w:r>
        <w:r w:rsidR="004A15DC" w:rsidDel="00136D8E">
          <w:delText xml:space="preserve"> probability of being an infected computer</w:delText>
        </w:r>
        <w:r w:rsidRPr="00490CBD" w:rsidDel="00136D8E">
          <w:delText xml:space="preserve">. </w:delText>
        </w:r>
        <w:r w:rsidR="00B72B1B" w:rsidDel="00136D8E">
          <w:delText xml:space="preserve">It uses </w:delText>
        </w:r>
        <w:r w:rsidR="00B72B1B" w:rsidRPr="009C2DB9" w:rsidDel="00136D8E">
          <w:delText>the Collective Intelligence Framework</w:delText>
        </w:r>
        <w:r w:rsidR="00B72B1B" w:rsidDel="00136D8E">
          <w:delText xml:space="preserve"> (</w:delText>
        </w:r>
        <w:r w:rsidR="00B72B1B" w:rsidRPr="009C2DB9" w:rsidDel="00136D8E">
          <w:delText>CIF</w:delText>
        </w:r>
        <w:r w:rsidR="00B72B1B" w:rsidDel="00136D8E">
          <w:delText>)</w:delText>
        </w:r>
        <w:r w:rsidR="00B72B1B" w:rsidRPr="009C2DB9" w:rsidDel="00136D8E">
          <w:delText xml:space="preserve"> database system </w:delText>
        </w:r>
        <w:r w:rsidR="00B72B1B" w:rsidDel="00136D8E">
          <w:delText xml:space="preserve">to produce watchlists </w:delText>
        </w:r>
        <w:r w:rsidR="00B72B1B" w:rsidRPr="009C2DB9" w:rsidDel="00136D8E">
          <w:delText>for real-time monitoring</w:delText>
        </w:r>
        <w:r w:rsidR="00B72B1B" w:rsidDel="00136D8E">
          <w:delText>, as well as to provide</w:delText>
        </w:r>
        <w:r w:rsidR="00B72B1B" w:rsidRPr="009C2DB9" w:rsidDel="00136D8E">
          <w:delText xml:space="preserve"> historical attack context. A geographic front end provides a regional context to alerts in the system for at-a-glance situational awareness. The system </w:delText>
        </w:r>
        <w:r w:rsidR="00B72B1B" w:rsidDel="00136D8E">
          <w:delText xml:space="preserve">now </w:delText>
        </w:r>
        <w:r w:rsidR="00B72B1B" w:rsidRPr="009C2DB9" w:rsidDel="00136D8E">
          <w:delText>allows indicators of compromise (IOCs) to be used for both finding events that were missed in the past and/or watching for new events in the future.</w:delText>
        </w:r>
      </w:del>
    </w:p>
    <w:p w14:paraId="6247358B" w14:textId="3C136E9F" w:rsidR="004F68C2" w:rsidRPr="00762DDA" w:rsidDel="00136D8E" w:rsidRDefault="004F68C2" w:rsidP="00AD4E99">
      <w:pPr>
        <w:pStyle w:val="conops-body"/>
        <w:rPr>
          <w:del w:id="97" w:author="Name Required" w:date="2015-01-20T18:32:00Z"/>
        </w:rPr>
      </w:pPr>
      <w:del w:id="98" w:author="Name Required" w:date="2015-01-20T18:32:00Z">
        <w:r w:rsidRPr="00762DDA" w:rsidDel="00136D8E">
          <w:delText>The primary mission of the PRISEM system is threefold:</w:delText>
        </w:r>
      </w:del>
    </w:p>
    <w:p w14:paraId="60DDF16E" w14:textId="43F68D92" w:rsidR="004F68C2" w:rsidRPr="00BE73FD" w:rsidDel="00136D8E" w:rsidRDefault="004F68C2" w:rsidP="00F716A4">
      <w:pPr>
        <w:pStyle w:val="ListParagraph"/>
        <w:numPr>
          <w:ilvl w:val="0"/>
          <w:numId w:val="19"/>
        </w:numPr>
        <w:rPr>
          <w:del w:id="99" w:author="Name Required" w:date="2015-01-20T18:32:00Z"/>
          <w:rFonts w:ascii="Arial" w:hAnsi="Arial" w:cs="Arial"/>
        </w:rPr>
      </w:pPr>
      <w:del w:id="100" w:author="Name Required" w:date="2015-01-20T18:32:00Z">
        <w:r w:rsidRPr="00BE73FD" w:rsidDel="00136D8E">
          <w:rPr>
            <w:rFonts w:ascii="Arial" w:hAnsi="Arial" w:cs="Arial"/>
          </w:rPr>
          <w:delText xml:space="preserve">To </w:delText>
        </w:r>
        <w:r w:rsidRPr="008F3EA3" w:rsidDel="00136D8E">
          <w:rPr>
            <w:rFonts w:ascii="Arial" w:hAnsi="Arial" w:cs="Arial"/>
            <w:i/>
          </w:rPr>
          <w:delText>enhance the information security capabilities</w:delText>
        </w:r>
        <w:r w:rsidRPr="00BE73FD" w:rsidDel="00136D8E">
          <w:rPr>
            <w:rFonts w:ascii="Arial" w:hAnsi="Arial" w:cs="Arial"/>
          </w:rPr>
          <w:delText xml:space="preserve"> of local government and address exposures to critical infrastructure, systems and services without significantly raising cost, by providing the means to obtain visibility into attacks against information technology resources;</w:delText>
        </w:r>
      </w:del>
    </w:p>
    <w:p w14:paraId="3D84044B" w14:textId="60A63CAC" w:rsidR="004F68C2" w:rsidRPr="00BE73FD" w:rsidDel="00136D8E" w:rsidRDefault="004F68C2" w:rsidP="00F716A4">
      <w:pPr>
        <w:pStyle w:val="ListParagraph"/>
        <w:numPr>
          <w:ilvl w:val="0"/>
          <w:numId w:val="19"/>
        </w:numPr>
        <w:rPr>
          <w:del w:id="101" w:author="Name Required" w:date="2015-01-20T18:32:00Z"/>
          <w:rFonts w:ascii="Arial" w:hAnsi="Arial" w:cs="Arial"/>
        </w:rPr>
      </w:pPr>
      <w:del w:id="102" w:author="Name Required" w:date="2015-01-20T18:32:00Z">
        <w:r w:rsidRPr="00BE73FD" w:rsidDel="00136D8E">
          <w:rPr>
            <w:rFonts w:ascii="Arial" w:hAnsi="Arial" w:cs="Arial"/>
          </w:rPr>
          <w:delText xml:space="preserve">To </w:delText>
        </w:r>
        <w:r w:rsidRPr="008F3EA3" w:rsidDel="00136D8E">
          <w:rPr>
            <w:rFonts w:ascii="Arial" w:hAnsi="Arial" w:cs="Arial"/>
            <w:i/>
          </w:rPr>
          <w:delText>provide a method for reporting cyber-security event or trend information</w:delText>
        </w:r>
        <w:r w:rsidRPr="00BE73FD" w:rsidDel="00136D8E">
          <w:rPr>
            <w:rFonts w:ascii="Arial" w:hAnsi="Arial" w:cs="Arial"/>
          </w:rPr>
          <w:delText xml:space="preserve"> in a consistent and automated fashion, for further evaluation by intelligence or law-enforcement communities in a manner that is respectful of national and international standards of individual privacy; and</w:delText>
        </w:r>
      </w:del>
    </w:p>
    <w:p w14:paraId="0CA58A57" w14:textId="69CC504F" w:rsidR="004F68C2" w:rsidRPr="00BE73FD" w:rsidDel="00136D8E" w:rsidRDefault="004F68C2" w:rsidP="00F716A4">
      <w:pPr>
        <w:pStyle w:val="ListParagraph"/>
        <w:numPr>
          <w:ilvl w:val="0"/>
          <w:numId w:val="19"/>
        </w:numPr>
        <w:rPr>
          <w:del w:id="103" w:author="Name Required" w:date="2015-01-20T18:32:00Z"/>
          <w:rFonts w:ascii="Arial" w:hAnsi="Arial" w:cs="Arial"/>
        </w:rPr>
      </w:pPr>
      <w:del w:id="104" w:author="Name Required" w:date="2015-01-20T18:32:00Z">
        <w:r w:rsidRPr="00BE73FD" w:rsidDel="00136D8E">
          <w:rPr>
            <w:rFonts w:ascii="Arial" w:hAnsi="Arial" w:cs="Arial"/>
          </w:rPr>
          <w:delText xml:space="preserve">To </w:delText>
        </w:r>
        <w:r w:rsidRPr="008F3EA3" w:rsidDel="00136D8E">
          <w:rPr>
            <w:rFonts w:ascii="Arial" w:hAnsi="Arial" w:cs="Arial"/>
            <w:i/>
          </w:rPr>
          <w:delText>create an action-oriented operational setting</w:delText>
        </w:r>
        <w:r w:rsidRPr="00BE73FD" w:rsidDel="00136D8E">
          <w:rPr>
            <w:rFonts w:ascii="Arial" w:hAnsi="Arial" w:cs="Arial"/>
          </w:rPr>
          <w:delText xml:space="preserve"> for the deployment of research-grade technologies that </w:delText>
        </w:r>
        <w:r w:rsidR="008F3EA3" w:rsidDel="00136D8E">
          <w:rPr>
            <w:rFonts w:ascii="Arial" w:hAnsi="Arial" w:cs="Arial"/>
          </w:rPr>
          <w:delText>were</w:delText>
        </w:r>
        <w:r w:rsidRPr="00BE73FD" w:rsidDel="00136D8E">
          <w:rPr>
            <w:rFonts w:ascii="Arial" w:hAnsi="Arial" w:cs="Arial"/>
          </w:rPr>
          <w:delText xml:space="preserve"> funded by the federal government, in order to evaluate their effectiveness and assist with their transition into commercial products.</w:delText>
        </w:r>
      </w:del>
    </w:p>
    <w:p w14:paraId="711DE7C3" w14:textId="1597BAE8" w:rsidR="004F68C2" w:rsidRPr="00762DDA" w:rsidDel="00403F6E" w:rsidRDefault="004F68C2" w:rsidP="002A23CB">
      <w:pPr>
        <w:pStyle w:val="conops-body"/>
        <w:rPr>
          <w:del w:id="105" w:author="Name Required" w:date="2015-01-20T19:06:00Z"/>
        </w:rPr>
      </w:pPr>
      <w:del w:id="106" w:author="Name Required" w:date="2015-01-20T19:06:00Z">
        <w:r w:rsidRPr="00762DDA" w:rsidDel="00403F6E">
          <w:delText xml:space="preserve">PRISEM is the first regional government collaboration to enter into a Cooperative Research and Development Agreement (CRADA) with US-CERT to receive de-classified IOCs. The intent is to receive and send these indicators using MITRE Corporation’s Structured Threat Information </w:delText>
        </w:r>
        <w:r w:rsidR="001429C1" w:rsidDel="00403F6E">
          <w:delText>eX</w:delText>
        </w:r>
        <w:r w:rsidRPr="00762DDA" w:rsidDel="00403F6E">
          <w:delText xml:space="preserve">pression (STIX) format. The goal is </w:delText>
        </w:r>
        <w:r w:rsidR="00AC7CFE" w:rsidDel="00403F6E">
          <w:delText xml:space="preserve">to </w:delText>
        </w:r>
        <w:r w:rsidRPr="00762DDA" w:rsidDel="00403F6E">
          <w:delText xml:space="preserve">eventually link the </w:delText>
        </w:r>
        <w:r w:rsidR="00AC7CFE" w:rsidDel="00403F6E">
          <w:delText>IOCs</w:delText>
        </w:r>
        <w:r w:rsidRPr="00762DDA" w:rsidDel="00403F6E">
          <w:delText xml:space="preserve"> with Tools/Tactics/Procedures (TTPs) and Courses of Action (CoA) to provide actionable intelligence to PRISEM members</w:delText>
        </w:r>
        <w:r w:rsidR="004D5623" w:rsidDel="00403F6E">
          <w:delText xml:space="preserve"> (see </w:delText>
        </w:r>
        <w:r w:rsidR="004D5623" w:rsidDel="00403F6E">
          <w:fldChar w:fldCharType="begin"/>
        </w:r>
        <w:r w:rsidR="004D5623" w:rsidDel="00403F6E">
          <w:delInstrText xml:space="preserve"> REF _Ref257564785 \h </w:delInstrText>
        </w:r>
        <w:r w:rsidR="004D5623" w:rsidDel="00403F6E">
          <w:fldChar w:fldCharType="separate"/>
        </w:r>
        <w:r w:rsidR="00913185" w:rsidDel="00403F6E">
          <w:delText xml:space="preserve">Figure </w:delText>
        </w:r>
        <w:r w:rsidR="00913185" w:rsidDel="00403F6E">
          <w:rPr>
            <w:noProof/>
          </w:rPr>
          <w:delText>2</w:delText>
        </w:r>
        <w:r w:rsidR="004D5623" w:rsidDel="00403F6E">
          <w:fldChar w:fldCharType="end"/>
        </w:r>
        <w:r w:rsidR="004D5623" w:rsidDel="00403F6E">
          <w:delText>)</w:delText>
        </w:r>
        <w:r w:rsidRPr="00762DDA" w:rsidDel="00403F6E">
          <w:delText>.</w:delText>
        </w:r>
      </w:del>
    </w:p>
    <w:p w14:paraId="630CE557" w14:textId="423FD0D9" w:rsidR="00F033F4" w:rsidDel="00403F6E" w:rsidRDefault="00F033F4" w:rsidP="00AD4E99">
      <w:pPr>
        <w:pStyle w:val="conops-body"/>
        <w:rPr>
          <w:del w:id="107" w:author="Name Required" w:date="2015-01-20T19:06:00Z"/>
          <w:noProof/>
        </w:rPr>
      </w:pPr>
      <w:del w:id="108" w:author="Name Required" w:date="2015-01-20T19:06:00Z">
        <w:r w:rsidRPr="00762DDA" w:rsidDel="00403F6E">
          <w:delText>In 2008 DHS released a document called the National Response Framework</w:delText>
        </w:r>
        <w:r w:rsidR="001429C1" w:rsidDel="00403F6E">
          <w:delText xml:space="preserve"> (FEMA, 2008)</w:delText>
        </w:r>
        <w:r w:rsidRPr="00762DDA" w:rsidDel="00403F6E">
          <w:delText>. The relationship building between hometown security and Homeland security began to form an enduring partnership.  As part of its commitment to hometown security, “DHS has worked to get tools, information, and resources out of Washington, D.C. and into the hands of our federal, state, local, tribal and territorial law enforcement partners.”</w:delText>
        </w:r>
        <w:r w:rsidR="0096749B" w:rsidDel="00403F6E">
          <w:rPr>
            <w:rStyle w:val="FootnoteReference"/>
          </w:rPr>
          <w:footnoteReference w:id="3"/>
        </w:r>
        <w:r w:rsidRPr="00762DDA" w:rsidDel="00403F6E">
          <w:rPr>
            <w:noProof/>
          </w:rPr>
          <w:delText xml:space="preserve"> </w:delText>
        </w:r>
        <w:r w:rsidDel="00403F6E">
          <w:rPr>
            <w:noProof/>
          </w:rPr>
          <w:delText>The PRISEM project</w:delText>
        </w:r>
        <w:r w:rsidR="00413638" w:rsidDel="00403F6E">
          <w:rPr>
            <w:noProof/>
          </w:rPr>
          <w:delText>, initiated this same year,</w:delText>
        </w:r>
        <w:r w:rsidDel="00403F6E">
          <w:rPr>
            <w:noProof/>
          </w:rPr>
          <w:delText xml:space="preserve"> is an example of this effort to bring these resources to the SLTT government level</w:delText>
        </w:r>
        <w:r w:rsidR="00413638" w:rsidDel="00403F6E">
          <w:rPr>
            <w:noProof/>
          </w:rPr>
          <w:delText>. I</w:delText>
        </w:r>
        <w:r w:rsidDel="00403F6E">
          <w:rPr>
            <w:noProof/>
          </w:rPr>
          <w:delText>t has served this purpo</w:delText>
        </w:r>
        <w:r w:rsidR="00413638" w:rsidDel="00403F6E">
          <w:rPr>
            <w:noProof/>
          </w:rPr>
          <w:delText xml:space="preserve">se, </w:delText>
        </w:r>
        <w:r w:rsidDel="00403F6E">
          <w:rPr>
            <w:noProof/>
          </w:rPr>
          <w:delText xml:space="preserve">but </w:delText>
        </w:r>
        <w:r w:rsidR="0096749B" w:rsidDel="00403F6E">
          <w:rPr>
            <w:noProof/>
          </w:rPr>
          <w:delText xml:space="preserve">to date </w:delText>
        </w:r>
        <w:r w:rsidDel="00403F6E">
          <w:rPr>
            <w:noProof/>
          </w:rPr>
          <w:delText>only in the Puget Sound region.</w:delText>
        </w:r>
      </w:del>
    </w:p>
    <w:p w14:paraId="5B336375" w14:textId="61D7B9CC" w:rsidR="00D931EA" w:rsidRPr="00762DDA" w:rsidDel="00403F6E" w:rsidRDefault="004F68C2" w:rsidP="00AD4E99">
      <w:pPr>
        <w:pStyle w:val="conops-body"/>
        <w:rPr>
          <w:del w:id="109" w:author="Name Required" w:date="2015-01-20T19:06:00Z"/>
        </w:rPr>
      </w:pPr>
      <w:del w:id="110" w:author="Name Required" w:date="2015-01-20T19:06:00Z">
        <w:r w:rsidRPr="00762DDA" w:rsidDel="00403F6E">
          <w:delText xml:space="preserve">Fast forward to </w:delText>
        </w:r>
        <w:r w:rsidR="00D931EA" w:rsidRPr="00762DDA" w:rsidDel="00403F6E">
          <w:delText>February 2013</w:delText>
        </w:r>
        <w:r w:rsidRPr="00762DDA" w:rsidDel="00403F6E">
          <w:delText>. T</w:delText>
        </w:r>
        <w:r w:rsidR="00D931EA" w:rsidRPr="00762DDA" w:rsidDel="00403F6E">
          <w:delText xml:space="preserve">he President of the United States </w:delText>
        </w:r>
        <w:r w:rsidRPr="00762DDA" w:rsidDel="00403F6E">
          <w:delText>issues</w:delText>
        </w:r>
        <w:r w:rsidR="00D931EA" w:rsidRPr="00762DDA" w:rsidDel="00403F6E">
          <w:delText xml:space="preserve"> two new policies: 1) Executive Order 13636: Improving Critical Infrastructure Cybersecurity 2) </w:delText>
        </w:r>
        <w:r w:rsidR="008F3EA3" w:rsidDel="00403F6E">
          <w:delText xml:space="preserve">Presidential Policy Directive </w:delText>
        </w:r>
        <w:r w:rsidR="00D931EA" w:rsidRPr="00762DDA" w:rsidDel="00403F6E">
          <w:delText xml:space="preserve">21: Critical Infrastructure Security and Resilience. These two documents </w:delText>
        </w:r>
        <w:r w:rsidR="00413638" w:rsidDel="00403F6E">
          <w:delText xml:space="preserve">(known as EO 13636 and PPD 21) </w:delText>
        </w:r>
        <w:r w:rsidR="00D931EA" w:rsidRPr="00762DDA" w:rsidDel="00403F6E">
          <w:delText>reflect the acknowledgement that:</w:delText>
        </w:r>
      </w:del>
    </w:p>
    <w:p w14:paraId="5D7B5B4A" w14:textId="48FBB462" w:rsidR="00D931EA" w:rsidRPr="00BE73FD" w:rsidDel="00403F6E" w:rsidRDefault="00D931EA" w:rsidP="00F716A4">
      <w:pPr>
        <w:pStyle w:val="ListParagraph"/>
        <w:numPr>
          <w:ilvl w:val="0"/>
          <w:numId w:val="19"/>
        </w:numPr>
        <w:rPr>
          <w:del w:id="111" w:author="Name Required" w:date="2015-01-20T19:06:00Z"/>
          <w:rFonts w:ascii="Arial" w:hAnsi="Arial" w:cs="Arial"/>
        </w:rPr>
      </w:pPr>
      <w:del w:id="112" w:author="Name Required" w:date="2015-01-20T19:06:00Z">
        <w:r w:rsidRPr="00BE73FD" w:rsidDel="00403F6E">
          <w:rPr>
            <w:rFonts w:ascii="Arial" w:hAnsi="Arial" w:cs="Arial"/>
          </w:rPr>
          <w:delText xml:space="preserve">America's national security and economic prosperity are dependent upon the operation of critical infrastructure that </w:delText>
        </w:r>
        <w:r w:rsidR="00DF01A1" w:rsidDel="00403F6E">
          <w:rPr>
            <w:rFonts w:ascii="Arial" w:hAnsi="Arial" w:cs="Arial"/>
          </w:rPr>
          <w:delText>is</w:delText>
        </w:r>
        <w:r w:rsidRPr="00BE73FD" w:rsidDel="00403F6E">
          <w:rPr>
            <w:rFonts w:ascii="Arial" w:hAnsi="Arial" w:cs="Arial"/>
          </w:rPr>
          <w:delText xml:space="preserve"> increasingly at risk to the effects of cyber attacks.</w:delText>
        </w:r>
      </w:del>
    </w:p>
    <w:p w14:paraId="606A1347" w14:textId="792F4BC1" w:rsidR="00D931EA" w:rsidRPr="00BE73FD" w:rsidDel="00403F6E" w:rsidRDefault="00D931EA" w:rsidP="00F716A4">
      <w:pPr>
        <w:pStyle w:val="ListParagraph"/>
        <w:numPr>
          <w:ilvl w:val="0"/>
          <w:numId w:val="19"/>
        </w:numPr>
        <w:rPr>
          <w:del w:id="113" w:author="Name Required" w:date="2015-01-20T19:06:00Z"/>
          <w:rFonts w:ascii="Arial" w:hAnsi="Arial" w:cs="Arial"/>
        </w:rPr>
      </w:pPr>
      <w:del w:id="114" w:author="Name Required" w:date="2015-01-20T19:06:00Z">
        <w:r w:rsidRPr="00BE73FD" w:rsidDel="00403F6E">
          <w:rPr>
            <w:rFonts w:ascii="Arial" w:hAnsi="Arial" w:cs="Arial"/>
          </w:rPr>
          <w:delText xml:space="preserve">The vast majority of U.S. critical infrastructure is owned and operated by the private sector and/or State, Local, Territorial, and Tribal (SLTT) government entities, not by the federal government. </w:delText>
        </w:r>
      </w:del>
    </w:p>
    <w:p w14:paraId="60726C20" w14:textId="267A13F1" w:rsidR="00D931EA" w:rsidRPr="00BE73FD" w:rsidDel="00403F6E" w:rsidRDefault="00D931EA" w:rsidP="00F716A4">
      <w:pPr>
        <w:pStyle w:val="ListParagraph"/>
        <w:numPr>
          <w:ilvl w:val="0"/>
          <w:numId w:val="19"/>
        </w:numPr>
        <w:rPr>
          <w:del w:id="115" w:author="Name Required" w:date="2015-01-20T19:06:00Z"/>
          <w:rFonts w:ascii="Arial" w:hAnsi="Arial" w:cs="Arial"/>
        </w:rPr>
      </w:pPr>
      <w:del w:id="116" w:author="Name Required" w:date="2015-01-20T19:06:00Z">
        <w:r w:rsidRPr="00BE73FD" w:rsidDel="00403F6E">
          <w:rPr>
            <w:rFonts w:ascii="Arial" w:hAnsi="Arial" w:cs="Arial"/>
          </w:rPr>
          <w:delText>A strong partnership between the public and private sector, as well as between SLTT government entities in regions of the country, is crucial in reducing the risk to these vital systems.</w:delText>
        </w:r>
      </w:del>
    </w:p>
    <w:p w14:paraId="41EE5788" w14:textId="0ABA02FB" w:rsidR="00EB0041" w:rsidRPr="00762DDA" w:rsidDel="008028C6" w:rsidRDefault="004F68C2" w:rsidP="00D24213">
      <w:pPr>
        <w:pStyle w:val="conops-body"/>
        <w:rPr>
          <w:del w:id="117" w:author="Name Required" w:date="2015-03-22T16:59:00Z"/>
        </w:rPr>
      </w:pPr>
      <w:del w:id="118" w:author="Name Required" w:date="2015-01-20T19:06:00Z">
        <w:r w:rsidRPr="00762DDA" w:rsidDel="00403F6E">
          <w:delText>K</w:delText>
        </w:r>
        <w:r w:rsidR="00734224" w:rsidRPr="00762DDA" w:rsidDel="00403F6E">
          <w:delText xml:space="preserve">nowledge is becoming a critical success factor for organizational performance. Many public and private organizations </w:delText>
        </w:r>
        <w:r w:rsidR="00DF01A1" w:rsidDel="00403F6E">
          <w:delText xml:space="preserve">are sharing knowledge </w:delText>
        </w:r>
        <w:r w:rsidR="00734224" w:rsidRPr="00762DDA" w:rsidDel="00403F6E">
          <w:delText xml:space="preserve">as one of the means to collaborate and gain sustainable competitive advantage over these threats. Advances </w:delText>
        </w:r>
        <w:r w:rsidR="00DF01A1" w:rsidDel="00403F6E">
          <w:delText xml:space="preserve">made </w:delText>
        </w:r>
        <w:r w:rsidR="00734224" w:rsidRPr="00762DDA" w:rsidDel="00403F6E">
          <w:delText>in information and communication</w:delText>
        </w:r>
        <w:r w:rsidR="00DF01A1" w:rsidDel="00403F6E">
          <w:delText xml:space="preserve"> technology</w:delText>
        </w:r>
        <w:r w:rsidR="00734224" w:rsidRPr="00762DDA" w:rsidDel="00403F6E">
          <w:delText xml:space="preserve"> </w:delText>
        </w:r>
        <w:r w:rsidR="00DF01A1" w:rsidDel="00403F6E">
          <w:delText>(ICT) is</w:delText>
        </w:r>
        <w:r w:rsidR="00734224" w:rsidRPr="00762DDA" w:rsidDel="00403F6E">
          <w:delText xml:space="preserve"> aiding these efforts. The need for infrastructure protection and real-time to near-real-time automated response to cyber threats to enable expedient top-level decisions has becom</w:delText>
        </w:r>
        <w:r w:rsidR="00DF01A1" w:rsidDel="00403F6E">
          <w:delText xml:space="preserve">e imperative. However, a widely </w:delText>
        </w:r>
        <w:r w:rsidR="00734224" w:rsidRPr="00762DDA" w:rsidDel="00403F6E">
          <w:delText xml:space="preserve">accepted framework for visualization, analytics, situational awareness, enabling intraregional response to shared threats </w:delText>
        </w:r>
        <w:r w:rsidR="00E654EB" w:rsidRPr="00762DDA" w:rsidDel="00403F6E">
          <w:delText>does not exist</w:delText>
        </w:r>
        <w:r w:rsidR="00AC7CFE" w:rsidRPr="00762DDA" w:rsidDel="00403F6E">
          <w:delText xml:space="preserve"> today</w:delText>
        </w:r>
        <w:r w:rsidR="00E654EB" w:rsidRPr="00762DDA" w:rsidDel="00403F6E">
          <w:delText xml:space="preserve">. </w:delText>
        </w:r>
        <w:r w:rsidR="00BF79C9" w:rsidRPr="00762DDA" w:rsidDel="00403F6E">
          <w:delText>To address the</w:delText>
        </w:r>
        <w:r w:rsidRPr="00762DDA" w:rsidDel="00403F6E">
          <w:delText>se</w:delText>
        </w:r>
        <w:r w:rsidR="00BF79C9" w:rsidRPr="00762DDA" w:rsidDel="00403F6E">
          <w:delText xml:space="preserve"> concerns, a system called the </w:delText>
        </w:r>
        <w:r w:rsidR="00BF79C9" w:rsidRPr="00762DDA" w:rsidDel="00403F6E">
          <w:rPr>
            <w:bCs/>
          </w:rPr>
          <w:delText xml:space="preserve">Distributed Incident Management System </w:delText>
        </w:r>
        <w:r w:rsidR="00BF79C9" w:rsidRPr="00762DDA" w:rsidDel="00403F6E">
          <w:delText>(DIMS) will be built. DIMS will be based mostly on existing technology and emerging standards. The primary users of DIMS are the Computer Security Incident Response Teams (CSIRTs) who need to maintain the security and functionality of a diverse and complicated, yet institutionally critical cyber infrastructure. DIMS will be based on open source technology and standards.</w:delText>
        </w:r>
      </w:del>
      <w:del w:id="119" w:author="Name Required" w:date="2015-03-22T16:59:00Z">
        <w:r w:rsidR="00EB0041" w:rsidRPr="00762DDA" w:rsidDel="008028C6">
          <w:delText xml:space="preserve"> </w:delText>
        </w:r>
      </w:del>
    </w:p>
    <w:p w14:paraId="4484460E" w14:textId="2D84A999" w:rsidR="00734224" w:rsidRPr="00974235" w:rsidDel="008028C6" w:rsidRDefault="009C01EB" w:rsidP="00734224">
      <w:pPr>
        <w:pStyle w:val="Heading8"/>
        <w:tabs>
          <w:tab w:val="left" w:pos="450"/>
        </w:tabs>
        <w:spacing w:after="0"/>
        <w:ind w:left="446" w:hanging="446"/>
        <w:rPr>
          <w:del w:id="120" w:author="Name Required" w:date="2015-03-22T16:59:00Z"/>
          <w:szCs w:val="20"/>
        </w:rPr>
      </w:pPr>
      <w:del w:id="121" w:author="Name Required" w:date="2015-03-22T16:59:00Z">
        <w:r w:rsidDel="008028C6">
          <w:rPr>
            <w:szCs w:val="20"/>
          </w:rPr>
          <w:delText xml:space="preserve">1.1 </w:delText>
        </w:r>
        <w:r w:rsidR="00734224" w:rsidRPr="00974235" w:rsidDel="008028C6">
          <w:rPr>
            <w:szCs w:val="20"/>
          </w:rPr>
          <w:delText>MNS Required Mission(s) and Need(s)</w:delText>
        </w:r>
      </w:del>
    </w:p>
    <w:p w14:paraId="5C3031B2" w14:textId="67C33688" w:rsidR="003B6FB7" w:rsidRPr="00490CBD" w:rsidDel="008028C6" w:rsidRDefault="003B6FB7" w:rsidP="002A23CB">
      <w:pPr>
        <w:pStyle w:val="conops-body"/>
        <w:rPr>
          <w:del w:id="122" w:author="Name Required" w:date="2015-03-22T16:59:00Z"/>
          <w:noProof/>
        </w:rPr>
      </w:pPr>
      <w:del w:id="123" w:author="Name Required" w:date="2015-03-22T16:59:00Z">
        <w:r w:rsidRPr="00762DDA" w:rsidDel="008028C6">
          <w:delText>As mentioned in the previous section, MITRE has been working with US-CERT to develop standards that enable the kind of response and recovery proce</w:delText>
        </w:r>
        <w:r w:rsidR="008F3EA3" w:rsidDel="008028C6">
          <w:delText>ss called for by EO</w:delText>
        </w:r>
        <w:r w:rsidRPr="00762DDA" w:rsidDel="008028C6">
          <w:delText xml:space="preserve"> 13636 and PPD 21. To that end, they have illustrated how STIX can be applied to four specific use cases that bridge local to national response. These use cases</w:delText>
        </w:r>
        <w:r w:rsidRPr="00490CBD" w:rsidDel="008028C6">
          <w:delText xml:space="preserve"> (shown in </w:delText>
        </w:r>
        <w:r w:rsidRPr="00490CBD" w:rsidDel="008028C6">
          <w:fldChar w:fldCharType="begin"/>
        </w:r>
        <w:r w:rsidRPr="00490CBD" w:rsidDel="008028C6">
          <w:delInstrText xml:space="preserve"> REF _Ref256877112 \h </w:delInstrText>
        </w:r>
        <w:r w:rsidRPr="00490CBD" w:rsidDel="008028C6">
          <w:fldChar w:fldCharType="separate"/>
        </w:r>
        <w:r w:rsidR="00913185" w:rsidDel="008028C6">
          <w:delText xml:space="preserve">Figure </w:delText>
        </w:r>
        <w:r w:rsidR="00913185" w:rsidDel="008028C6">
          <w:rPr>
            <w:noProof/>
          </w:rPr>
          <w:delText>1</w:delText>
        </w:r>
        <w:r w:rsidRPr="00490CBD" w:rsidDel="008028C6">
          <w:fldChar w:fldCharType="end"/>
        </w:r>
        <w:r w:rsidRPr="00490CBD" w:rsidDel="008028C6">
          <w:delText xml:space="preserve">, taken from the STIX web site) are: </w:delText>
        </w:r>
        <w:r w:rsidRPr="00490CBD" w:rsidDel="008028C6">
          <w:rPr>
            <w:i/>
          </w:rPr>
          <w:delText>Analyzing Cyber Threats</w:delText>
        </w:r>
        <w:r w:rsidRPr="00490CBD" w:rsidDel="008028C6">
          <w:delText xml:space="preserve"> (UC1); </w:delText>
        </w:r>
        <w:r w:rsidRPr="00490CBD" w:rsidDel="008028C6">
          <w:rPr>
            <w:i/>
          </w:rPr>
          <w:delText>Specifying Indicator Patterns for Cyber Threats</w:delText>
        </w:r>
        <w:r w:rsidRPr="00490CBD" w:rsidDel="008028C6">
          <w:delText xml:space="preserve"> (UC2); </w:delText>
        </w:r>
        <w:r w:rsidRPr="00490CBD" w:rsidDel="008028C6">
          <w:rPr>
            <w:i/>
          </w:rPr>
          <w:delText>Managing Cyber Threat Response Activities</w:delText>
        </w:r>
        <w:r w:rsidRPr="00490CBD" w:rsidDel="008028C6">
          <w:delText xml:space="preserve"> (UC3); and </w:delText>
        </w:r>
        <w:r w:rsidRPr="00490CBD" w:rsidDel="008028C6">
          <w:rPr>
            <w:i/>
          </w:rPr>
          <w:delText>Sharing Cyber Threat Information</w:delText>
        </w:r>
        <w:r w:rsidRPr="00490CBD" w:rsidDel="008028C6">
          <w:delText xml:space="preserve"> (UC4).</w:delText>
        </w:r>
        <w:r w:rsidRPr="00490CBD" w:rsidDel="008028C6">
          <w:rPr>
            <w:noProof/>
          </w:rPr>
          <w:delText xml:space="preserve"> (MITRE)</w:delText>
        </w:r>
      </w:del>
    </w:p>
    <w:p w14:paraId="3FEF5D3E" w14:textId="4A91A392" w:rsidR="003B6FB7" w:rsidDel="008028C6" w:rsidRDefault="003B6FB7" w:rsidP="003B6FB7">
      <w:pPr>
        <w:keepNext/>
        <w:widowControl/>
        <w:tabs>
          <w:tab w:val="left" w:pos="450"/>
        </w:tabs>
        <w:adjustRightInd/>
        <w:spacing w:after="120" w:line="240" w:lineRule="auto"/>
        <w:ind w:left="446"/>
        <w:jc w:val="left"/>
        <w:textAlignment w:val="auto"/>
        <w:rPr>
          <w:del w:id="124" w:author="Name Required" w:date="2015-03-22T16:59:00Z"/>
        </w:rPr>
      </w:pPr>
      <w:del w:id="125" w:author="Name Required" w:date="2015-03-22T16:59:00Z">
        <w:r w:rsidRPr="00872010" w:rsidDel="008028C6">
          <w:rPr>
            <w:rFonts w:cs="Arial"/>
            <w:noProof/>
          </w:rPr>
          <w:drawing>
            <wp:inline distT="0" distB="0" distL="0" distR="0" wp14:anchorId="75BE106A" wp14:editId="17889D22">
              <wp:extent cx="5652135" cy="3327938"/>
              <wp:effectExtent l="0" t="0" r="0" b="0"/>
              <wp:docPr id="12" name="Picture 12" descr="STIX_Core_Use_Cases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X_Core_Use_Cases_large"/>
                      <pic:cNvPicPr>
                        <a:picLocks noChangeAspect="1" noChangeArrowheads="1"/>
                      </pic:cNvPicPr>
                    </pic:nvPicPr>
                    <pic:blipFill>
                      <a:blip r:embed="rId14"/>
                      <a:srcRect/>
                      <a:stretch>
                        <a:fillRect/>
                      </a:stretch>
                    </pic:blipFill>
                    <pic:spPr bwMode="auto">
                      <a:xfrm>
                        <a:off x="0" y="0"/>
                        <a:ext cx="5652135" cy="3327938"/>
                      </a:xfrm>
                      <a:prstGeom prst="rect">
                        <a:avLst/>
                      </a:prstGeom>
                      <a:noFill/>
                      <a:ln w="9525">
                        <a:noFill/>
                        <a:miter lim="800000"/>
                        <a:headEnd/>
                        <a:tailEnd/>
                      </a:ln>
                    </pic:spPr>
                  </pic:pic>
                </a:graphicData>
              </a:graphic>
            </wp:inline>
          </w:drawing>
        </w:r>
      </w:del>
    </w:p>
    <w:p w14:paraId="5CD8FCB9" w14:textId="64F4E78D" w:rsidR="003B6FB7" w:rsidRPr="00EC138D" w:rsidDel="008028C6" w:rsidRDefault="003B6FB7" w:rsidP="000A27FD">
      <w:pPr>
        <w:pStyle w:val="Caption"/>
        <w:spacing w:after="120" w:line="240" w:lineRule="auto"/>
        <w:rPr>
          <w:del w:id="126" w:author="Name Required" w:date="2015-03-22T16:59:00Z"/>
        </w:rPr>
      </w:pPr>
      <w:bookmarkStart w:id="127" w:name="_Ref256877112"/>
      <w:bookmarkStart w:id="128" w:name="_Toc257840219"/>
      <w:del w:id="129" w:author="Name Required" w:date="2015-03-22T16:59:00Z">
        <w:r w:rsidDel="008028C6">
          <w:delText xml:space="preserve">Figure </w:delText>
        </w:r>
        <w:r w:rsidR="008028C6" w:rsidDel="008028C6">
          <w:rPr>
            <w:b w:val="0"/>
            <w:bCs w:val="0"/>
          </w:rPr>
          <w:fldChar w:fldCharType="begin"/>
        </w:r>
        <w:r w:rsidR="008028C6" w:rsidDel="008028C6">
          <w:delInstrText xml:space="preserve"> SEQ Figure \* ARABIC </w:delInstrText>
        </w:r>
        <w:r w:rsidR="008028C6" w:rsidDel="008028C6">
          <w:rPr>
            <w:b w:val="0"/>
            <w:bCs w:val="0"/>
          </w:rPr>
          <w:fldChar w:fldCharType="separate"/>
        </w:r>
        <w:r w:rsidR="00913185" w:rsidDel="008028C6">
          <w:rPr>
            <w:noProof/>
          </w:rPr>
          <w:delText>1</w:delText>
        </w:r>
        <w:r w:rsidR="008028C6" w:rsidDel="008028C6">
          <w:rPr>
            <w:b w:val="0"/>
            <w:bCs w:val="0"/>
            <w:noProof/>
          </w:rPr>
          <w:fldChar w:fldCharType="end"/>
        </w:r>
        <w:bookmarkEnd w:id="127"/>
        <w:r w:rsidDel="008028C6">
          <w:delText xml:space="preserve"> - STIX Use Cases</w:delText>
        </w:r>
        <w:bookmarkEnd w:id="128"/>
      </w:del>
    </w:p>
    <w:p w14:paraId="1B2A5F7B" w14:textId="486F95CC" w:rsidR="003B6FB7" w:rsidRPr="00490CBD" w:rsidDel="008028C6" w:rsidRDefault="003B6FB7" w:rsidP="00D24213">
      <w:pPr>
        <w:pStyle w:val="conops-body"/>
        <w:rPr>
          <w:del w:id="130" w:author="Name Required" w:date="2015-03-22T16:59:00Z"/>
        </w:rPr>
      </w:pPr>
      <w:del w:id="131" w:author="Name Required" w:date="2015-03-22T16:59:00Z">
        <w:r w:rsidRPr="00490CBD" w:rsidDel="008028C6">
          <w:delText xml:space="preserve">MITRE defines </w:delText>
        </w:r>
        <w:r w:rsidRPr="00490CBD" w:rsidDel="008028C6">
          <w:rPr>
            <w:i/>
          </w:rPr>
          <w:delText>observable</w:delText>
        </w:r>
        <w:r w:rsidR="006260EC" w:rsidDel="008028C6">
          <w:delText xml:space="preserve"> as, “[</w:delText>
        </w:r>
        <w:r w:rsidRPr="00490CBD" w:rsidDel="008028C6">
          <w:delText>an</w:delText>
        </w:r>
        <w:r w:rsidR="006260EC" w:rsidDel="008028C6">
          <w:delText>]</w:delText>
        </w:r>
        <w:r w:rsidRPr="00490CBD" w:rsidDel="008028C6">
          <w:delText xml:space="preserve"> event or stateful property that is observed or may be observed in the operational cyber domain, such as a registry key value, an IP address, deletion of a file, or the receipt of an http GET. STIX uses Cyber Observable eXpression (CybOX™) to represent Observables.”</w:delText>
        </w:r>
        <w:r w:rsidRPr="00490CBD" w:rsidDel="008028C6">
          <w:rPr>
            <w:rStyle w:val="FootnoteReference"/>
          </w:rPr>
          <w:footnoteReference w:id="4"/>
        </w:r>
        <w:r w:rsidRPr="00490CBD" w:rsidDel="008028C6">
          <w:delText xml:space="preserve"> The PRISEM system collects logs that contain the IP addresses of the source and destination of events and flows, along with other information about specific security events</w:delText>
        </w:r>
        <w:r w:rsidR="006260EC" w:rsidDel="008028C6">
          <w:delText xml:space="preserve"> (sometimes including domain names, URLs, services being used, and observed attack signatures).</w:delText>
        </w:r>
      </w:del>
    </w:p>
    <w:p w14:paraId="439DBFFC" w14:textId="4E1A1E60" w:rsidR="003B6FB7" w:rsidRPr="00490CBD" w:rsidDel="008028C6" w:rsidRDefault="003B6FB7" w:rsidP="00D24213">
      <w:pPr>
        <w:pStyle w:val="conops-body"/>
        <w:rPr>
          <w:del w:id="134" w:author="Name Required" w:date="2015-03-22T16:59:00Z"/>
        </w:rPr>
      </w:pPr>
      <w:del w:id="135" w:author="Name Required" w:date="2015-03-22T16:59:00Z">
        <w:r w:rsidRPr="00490CBD" w:rsidDel="008028C6">
          <w:delText xml:space="preserve">MITRE defines </w:delText>
        </w:r>
        <w:r w:rsidRPr="00490CBD" w:rsidDel="008028C6">
          <w:rPr>
            <w:i/>
          </w:rPr>
          <w:delText>indicator</w:delText>
        </w:r>
        <w:r w:rsidRPr="00490CBD" w:rsidDel="008028C6">
          <w:delText xml:space="preserve"> as, “</w:delText>
        </w:r>
        <w:r w:rsidR="00214A67" w:rsidRPr="00490CBD" w:rsidDel="008028C6">
          <w:delText>[</w:delText>
        </w:r>
        <w:r w:rsidRPr="00490CBD" w:rsidDel="008028C6">
          <w:delText>a</w:delText>
        </w:r>
        <w:r w:rsidR="00214A67" w:rsidRPr="00490CBD" w:rsidDel="008028C6">
          <w:delText>]</w:delText>
        </w:r>
        <w:r w:rsidRPr="00490CBD" w:rsidDel="008028C6">
          <w:delText xml:space="preserve"> pattern of relevant observable adversary activity in the operational cyber domain along with contextual information regarding its interpretation (e.g., this domain has been compromised, this email is spoofed, this file hash is associated with this trojan, etc.), handling, etc. An Observable pattern captures what may be seen; the Indicator enumerates why this is Observable pattern is of interest.”</w:delText>
        </w:r>
        <w:r w:rsidRPr="00490CBD" w:rsidDel="008028C6">
          <w:rPr>
            <w:rStyle w:val="FootnoteReference"/>
          </w:rPr>
          <w:footnoteReference w:id="5"/>
        </w:r>
        <w:r w:rsidRPr="00490CBD" w:rsidDel="008028C6">
          <w:delText xml:space="preserve"> One job of an analyst using the PRISEM system is to take </w:delText>
        </w:r>
        <w:r w:rsidRPr="00490CBD" w:rsidDel="008028C6">
          <w:rPr>
            <w:i/>
          </w:rPr>
          <w:delText>indicators</w:delText>
        </w:r>
        <w:r w:rsidRPr="00490CBD" w:rsidDel="008028C6">
          <w:delText xml:space="preserve"> that are shared by outside sources, which are used to trigger alerts within the PRISEM system, and connect them with those logs that include related </w:delText>
        </w:r>
        <w:r w:rsidRPr="00490CBD" w:rsidDel="008028C6">
          <w:rPr>
            <w:i/>
          </w:rPr>
          <w:delText>observables</w:delText>
        </w:r>
        <w:r w:rsidRPr="00490CBD" w:rsidDel="008028C6">
          <w:delText xml:space="preserve"> and other context (such as the information stored in the Collective Intelligence Framework d</w:delText>
        </w:r>
        <w:r w:rsidR="006260EC" w:rsidDel="008028C6">
          <w:delText>atabase) and distill them into analytic products</w:delText>
        </w:r>
        <w:r w:rsidRPr="00490CBD" w:rsidDel="008028C6">
          <w:delText xml:space="preserve"> like situational awareness reports (SITREPs).</w:delText>
        </w:r>
      </w:del>
    </w:p>
    <w:p w14:paraId="128763A2" w14:textId="7B37FCAD" w:rsidR="002563AF" w:rsidDel="008028C6" w:rsidRDefault="002563AF" w:rsidP="00D24213">
      <w:pPr>
        <w:pStyle w:val="conops-body"/>
        <w:keepNext/>
        <w:jc w:val="center"/>
        <w:rPr>
          <w:del w:id="138" w:author="Name Required" w:date="2015-03-22T16:59:00Z"/>
        </w:rPr>
      </w:pPr>
      <w:del w:id="139" w:author="Name Required" w:date="2015-03-22T16:59:00Z">
        <w:r w:rsidDel="008028C6">
          <w:rPr>
            <w:noProof/>
          </w:rPr>
          <w:drawing>
            <wp:inline distT="0" distB="0" distL="0" distR="0" wp14:anchorId="538E7893" wp14:editId="5045F131">
              <wp:extent cx="4610735" cy="4903412"/>
              <wp:effectExtent l="25400" t="25400" r="3746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_Diagram.png"/>
                      <pic:cNvPicPr/>
                    </pic:nvPicPr>
                    <pic:blipFill>
                      <a:blip r:embed="rId15">
                        <a:extLst>
                          <a:ext uri="{28A0092B-C50C-407E-A947-70E740481C1C}">
                            <a14:useLocalDpi xmlns:a14="http://schemas.microsoft.com/office/drawing/2010/main" val="0"/>
                          </a:ext>
                        </a:extLst>
                      </a:blip>
                      <a:stretch>
                        <a:fillRect/>
                      </a:stretch>
                    </pic:blipFill>
                    <pic:spPr>
                      <a:xfrm>
                        <a:off x="0" y="0"/>
                        <a:ext cx="4610915" cy="4903603"/>
                      </a:xfrm>
                      <a:prstGeom prst="rect">
                        <a:avLst/>
                      </a:prstGeom>
                      <a:ln>
                        <a:solidFill>
                          <a:schemeClr val="tx1"/>
                        </a:solidFill>
                      </a:ln>
                    </pic:spPr>
                  </pic:pic>
                </a:graphicData>
              </a:graphic>
            </wp:inline>
          </w:drawing>
        </w:r>
      </w:del>
    </w:p>
    <w:p w14:paraId="2C197A8A" w14:textId="39D9DEB2" w:rsidR="002563AF" w:rsidDel="008028C6" w:rsidRDefault="002563AF" w:rsidP="000A27FD">
      <w:pPr>
        <w:pStyle w:val="Caption"/>
        <w:spacing w:after="120" w:line="240" w:lineRule="auto"/>
        <w:rPr>
          <w:del w:id="140" w:author="Name Required" w:date="2015-03-22T16:59:00Z"/>
        </w:rPr>
      </w:pPr>
      <w:bookmarkStart w:id="141" w:name="_Ref257564785"/>
      <w:bookmarkStart w:id="142" w:name="_Toc257840220"/>
      <w:del w:id="143" w:author="Name Required" w:date="2015-03-22T16:59:00Z">
        <w:r w:rsidDel="008028C6">
          <w:delText xml:space="preserve">Figure </w:delText>
        </w:r>
        <w:r w:rsidR="008028C6" w:rsidDel="008028C6">
          <w:rPr>
            <w:b w:val="0"/>
            <w:bCs w:val="0"/>
          </w:rPr>
          <w:fldChar w:fldCharType="begin"/>
        </w:r>
        <w:r w:rsidR="008028C6" w:rsidDel="008028C6">
          <w:delInstrText xml:space="preserve"> SEQ Figure \* ARABIC </w:delInstrText>
        </w:r>
        <w:r w:rsidR="008028C6" w:rsidDel="008028C6">
          <w:rPr>
            <w:b w:val="0"/>
            <w:bCs w:val="0"/>
          </w:rPr>
          <w:fldChar w:fldCharType="separate"/>
        </w:r>
        <w:r w:rsidR="00913185" w:rsidDel="008028C6">
          <w:rPr>
            <w:noProof/>
          </w:rPr>
          <w:delText>2</w:delText>
        </w:r>
        <w:r w:rsidR="008028C6" w:rsidDel="008028C6">
          <w:rPr>
            <w:b w:val="0"/>
            <w:bCs w:val="0"/>
            <w:noProof/>
          </w:rPr>
          <w:fldChar w:fldCharType="end"/>
        </w:r>
        <w:bookmarkEnd w:id="141"/>
        <w:r w:rsidDel="008028C6">
          <w:delText xml:space="preserve"> - Relationship of STIX Elements</w:delText>
        </w:r>
        <w:r w:rsidR="008A6597" w:rsidDel="008028C6">
          <w:delText xml:space="preserve"> (Source: </w:delText>
        </w:r>
        <w:r w:rsidR="00693C5A" w:rsidRPr="00693C5A" w:rsidDel="008028C6">
          <w:delText>Bret Jordan, Blue Coat Systems</w:delText>
        </w:r>
        <w:r w:rsidR="008A6597" w:rsidDel="008028C6">
          <w:delText>)</w:delText>
        </w:r>
        <w:bookmarkEnd w:id="142"/>
      </w:del>
    </w:p>
    <w:p w14:paraId="0C9993ED" w14:textId="60EFDB9D" w:rsidR="003B6FB7" w:rsidRPr="00490CBD" w:rsidDel="008028C6" w:rsidRDefault="003B6FB7" w:rsidP="00D24213">
      <w:pPr>
        <w:pStyle w:val="conops-body"/>
        <w:rPr>
          <w:del w:id="144" w:author="Name Required" w:date="2015-03-22T16:59:00Z"/>
        </w:rPr>
      </w:pPr>
      <w:del w:id="145" w:author="Name Required" w:date="2015-03-22T16:59:00Z">
        <w:r w:rsidRPr="00490CBD" w:rsidDel="008028C6">
          <w:delText xml:space="preserve">Indicators of Compromise, or IOCs, can </w:delText>
        </w:r>
        <w:r w:rsidR="00214A67" w:rsidRPr="00490CBD" w:rsidDel="008028C6">
          <w:delText xml:space="preserve">also </w:delText>
        </w:r>
        <w:r w:rsidRPr="00490CBD" w:rsidDel="008028C6">
          <w:delText>be described as “a forensic artifact or remnant of an intrusion that can be identified on a host or network. [IOCs] tie to observables and observables tie to measurable events or stateful properties which can represent anything from the creation of a registry key on a host (measurable event) to the presence of a mutex (stateful property).”</w:delText>
        </w:r>
        <w:r w:rsidRPr="00490CBD" w:rsidDel="008028C6">
          <w:rPr>
            <w:noProof/>
          </w:rPr>
          <w:delText xml:space="preserve"> (Gragido</w:delText>
        </w:r>
        <w:r w:rsidR="009222A9" w:rsidDel="008028C6">
          <w:rPr>
            <w:noProof/>
          </w:rPr>
          <w:delText>,</w:delText>
        </w:r>
        <w:r w:rsidRPr="00490CBD" w:rsidDel="008028C6">
          <w:rPr>
            <w:noProof/>
          </w:rPr>
          <w:delText xml:space="preserve"> 2012)</w:delText>
        </w:r>
        <w:r w:rsidR="006260EC" w:rsidDel="008028C6">
          <w:delText xml:space="preserve"> </w:delText>
        </w:r>
        <w:r w:rsidRPr="00490CBD" w:rsidDel="008028C6">
          <w:delText xml:space="preserve">IOCs can include several pieces of raw intelligence that manifest at various points in time on information systems under attack, including </w:delText>
        </w:r>
        <w:r w:rsidR="0096749B" w:rsidDel="008028C6">
          <w:delText>“</w:delText>
        </w:r>
        <w:r w:rsidRPr="00490CBD" w:rsidDel="008028C6">
          <w:delText>MD5 [and other cryptographic hashes of files], File names, Packer types, Registry keys, Mutexes, DNS strings, and IP Addresses</w:delText>
        </w:r>
        <w:r w:rsidR="0096749B" w:rsidDel="008028C6">
          <w:delText>.” (Mandiant, 2011)</w:delText>
        </w:r>
      </w:del>
    </w:p>
    <w:p w14:paraId="7ACCA5FD" w14:textId="24D73930" w:rsidR="003B6FB7" w:rsidDel="008028C6" w:rsidRDefault="003B6FB7" w:rsidP="00D24213">
      <w:pPr>
        <w:pStyle w:val="conops-body"/>
        <w:rPr>
          <w:del w:id="146" w:author="Name Required" w:date="2015-03-22T16:59:00Z"/>
        </w:rPr>
      </w:pPr>
      <w:del w:id="147" w:author="Name Required" w:date="2015-03-22T16:59:00Z">
        <w:r w:rsidRPr="00213D29" w:rsidDel="008028C6">
          <w:delText>IOCs are the lowest-level pieces of evidence used to paint a</w:delText>
        </w:r>
        <w:r w:rsidDel="008028C6">
          <w:delText xml:space="preserve"> </w:delText>
        </w:r>
        <w:r w:rsidRPr="00213D29" w:rsidDel="008028C6">
          <w:delText>much larger picture as part of the response and remediation</w:delText>
        </w:r>
        <w:r w:rsidDel="008028C6">
          <w:delText xml:space="preserve"> </w:delText>
        </w:r>
        <w:r w:rsidRPr="00213D29" w:rsidDel="008028C6">
          <w:delText>process</w:delText>
        </w:r>
        <w:r w:rsidR="0096749B" w:rsidDel="008028C6">
          <w:delText xml:space="preserve"> (Aldridge, 2012)</w:delText>
        </w:r>
        <w:r w:rsidRPr="00213D29" w:rsidDel="008028C6">
          <w:delText>.  They are</w:delText>
        </w:r>
        <w:r w:rsidDel="008028C6">
          <w:delText xml:space="preserve"> </w:delText>
        </w:r>
        <w:r w:rsidRPr="00213D29" w:rsidDel="008028C6">
          <w:delText>the needles to attempt to find in a haystack, not a request</w:delText>
        </w:r>
        <w:r w:rsidDel="008028C6">
          <w:delText xml:space="preserve"> </w:delText>
        </w:r>
        <w:r w:rsidRPr="00213D29" w:rsidDel="008028C6">
          <w:delText>to go find needles. Many of these indicators are found</w:delText>
        </w:r>
        <w:r w:rsidDel="008028C6">
          <w:delText xml:space="preserve"> </w:delText>
        </w:r>
        <w:r w:rsidRPr="00213D29" w:rsidDel="008028C6">
          <w:delText>within the file system of a compromised computer, while</w:delText>
        </w:r>
        <w:r w:rsidDel="008028C6">
          <w:delText xml:space="preserve"> </w:delText>
        </w:r>
        <w:r w:rsidRPr="00213D29" w:rsidDel="008028C6">
          <w:delText>others can be found in network flows and server logs that</w:delText>
        </w:r>
        <w:r w:rsidDel="008028C6">
          <w:delText xml:space="preserve"> </w:delText>
        </w:r>
        <w:r w:rsidRPr="00213D29" w:rsidDel="008028C6">
          <w:delText>include transport and network layer information (e.g.,</w:delText>
        </w:r>
        <w:r w:rsidDel="008028C6">
          <w:delText xml:space="preserve"> </w:delText>
        </w:r>
        <w:r w:rsidRPr="00213D29" w:rsidDel="008028C6">
          <w:delText>IP addresses and IP protocol and port numbers.)</w:delText>
        </w:r>
      </w:del>
    </w:p>
    <w:p w14:paraId="1808D246" w14:textId="2CE7B316" w:rsidR="003B6FB7" w:rsidRPr="007274A3" w:rsidDel="008028C6" w:rsidRDefault="003B6FB7" w:rsidP="00D24213">
      <w:pPr>
        <w:pStyle w:val="conops-body"/>
        <w:rPr>
          <w:del w:id="148" w:author="Name Required" w:date="2015-03-22T16:59:00Z"/>
        </w:rPr>
      </w:pPr>
      <w:del w:id="149" w:author="Name Required" w:date="2015-03-22T16:59:00Z">
        <w:r w:rsidDel="008028C6">
          <w:delText xml:space="preserve">A </w:delText>
        </w:r>
        <w:r w:rsidRPr="007274A3" w:rsidDel="008028C6">
          <w:rPr>
            <w:i/>
          </w:rPr>
          <w:delText>workflow</w:delText>
        </w:r>
        <w:r w:rsidDel="008028C6">
          <w:delText xml:space="preserve"> </w:delText>
        </w:r>
        <w:r w:rsidRPr="007274A3" w:rsidDel="008028C6">
          <w:delText xml:space="preserve">or </w:delText>
        </w:r>
        <w:r w:rsidRPr="007274A3" w:rsidDel="008028C6">
          <w:rPr>
            <w:i/>
          </w:rPr>
          <w:delText>workflow process</w:delText>
        </w:r>
        <w:r w:rsidRPr="007274A3" w:rsidDel="008028C6">
          <w:delText xml:space="preserve"> is the set of steps that</w:delText>
        </w:r>
        <w:r w:rsidDel="008028C6">
          <w:delText xml:space="preserve"> </w:delText>
        </w:r>
        <w:r w:rsidRPr="007274A3" w:rsidDel="008028C6">
          <w:delText>someone goes through to perform a comp</w:delText>
        </w:r>
        <w:r w:rsidR="00AC7CFE" w:rsidDel="008028C6">
          <w:delText>lex task, such as fulfilling an</w:delText>
        </w:r>
        <w:r w:rsidDel="008028C6">
          <w:delText xml:space="preserve"> </w:delText>
        </w:r>
        <w:r w:rsidRPr="007274A3" w:rsidDel="008028C6">
          <w:delText>order for an online purchase, or performing forensic analysis of event</w:delText>
        </w:r>
        <w:r w:rsidDel="008028C6">
          <w:delText xml:space="preserve"> </w:delText>
        </w:r>
        <w:r w:rsidRPr="007274A3" w:rsidDel="008028C6">
          <w:delText>logs and network flow data to confirm compromise, determine root</w:delText>
        </w:r>
        <w:r w:rsidDel="008028C6">
          <w:delText xml:space="preserve"> </w:delText>
        </w:r>
        <w:r w:rsidRPr="007274A3" w:rsidDel="008028C6">
          <w:delText>cause, and learn the extent of a breach. Microsoft describes</w:delText>
        </w:r>
        <w:r w:rsidDel="008028C6">
          <w:delText xml:space="preserve"> it this way: “</w:delText>
        </w:r>
        <w:r w:rsidRPr="007274A3" w:rsidDel="008028C6">
          <w:delText>Workflow is fundamentally about the organization</w:delText>
        </w:r>
        <w:r w:rsidDel="008028C6">
          <w:delText xml:space="preserve"> </w:delText>
        </w:r>
        <w:r w:rsidRPr="007274A3" w:rsidDel="008028C6">
          <w:delText>of work. It is a set of activities that coordinate people and/or</w:delText>
        </w:r>
        <w:r w:rsidDel="008028C6">
          <w:delText xml:space="preserve"> </w:delText>
        </w:r>
        <w:r w:rsidRPr="007274A3" w:rsidDel="008028C6">
          <w:delText>software. Communicating this organization to humans and automated</w:delText>
        </w:r>
        <w:r w:rsidDel="008028C6">
          <w:delText xml:space="preserve"> </w:delText>
        </w:r>
        <w:r w:rsidRPr="007274A3" w:rsidDel="008028C6">
          <w:delText>processes is the value-add that workflow provides to our solutions.</w:delText>
        </w:r>
        <w:r w:rsidDel="008028C6">
          <w:delText xml:space="preserve"> </w:delText>
        </w:r>
        <w:r w:rsidRPr="007274A3" w:rsidDel="008028C6">
          <w:delText xml:space="preserve"> Workflows are fractal. This means a workflow may consist of other</w:delText>
        </w:r>
        <w:r w:rsidDel="008028C6">
          <w:delText xml:space="preserve"> </w:delText>
        </w:r>
        <w:r w:rsidRPr="007274A3" w:rsidDel="008028C6">
          <w:delText>workflows (each of which may consist of aggregated services). The</w:delText>
        </w:r>
        <w:r w:rsidDel="008028C6">
          <w:delText xml:space="preserve"> </w:delText>
        </w:r>
        <w:r w:rsidRPr="007274A3" w:rsidDel="008028C6">
          <w:delText>workflow model encourages reuse and agility, leading to more flexible</w:delText>
        </w:r>
        <w:r w:rsidDel="008028C6">
          <w:delText xml:space="preserve"> </w:delText>
        </w:r>
        <w:r w:rsidRPr="007274A3" w:rsidDel="008028C6">
          <w:delText>business processes</w:delText>
        </w:r>
        <w:r w:rsidDel="008028C6">
          <w:delText>.”</w:delText>
        </w:r>
        <w:r w:rsidDel="008028C6">
          <w:rPr>
            <w:noProof/>
          </w:rPr>
          <w:delText xml:space="preserve"> </w:delText>
        </w:r>
        <w:r w:rsidRPr="007274A3" w:rsidDel="008028C6">
          <w:rPr>
            <w:noProof/>
          </w:rPr>
          <w:delText>(Microsoft Developer Network n.d.)</w:delText>
        </w:r>
      </w:del>
    </w:p>
    <w:p w14:paraId="2577888B" w14:textId="2EF5F685" w:rsidR="003B6FB7" w:rsidRPr="007F54C0" w:rsidDel="008028C6" w:rsidRDefault="003B6FB7" w:rsidP="00025CE3">
      <w:pPr>
        <w:pStyle w:val="conops-body"/>
        <w:rPr>
          <w:del w:id="150" w:author="Name Required" w:date="2015-03-22T16:59:00Z"/>
        </w:rPr>
      </w:pPr>
      <w:del w:id="151" w:author="Name Required" w:date="2015-03-22T16:59:00Z">
        <w:r w:rsidRPr="007F54C0" w:rsidDel="008028C6">
          <w:delText xml:space="preserve">In the case of the forensic analysis process that underlies </w:delText>
        </w:r>
        <w:r w:rsidRPr="007F54C0" w:rsidDel="008028C6">
          <w:rPr>
            <w:i/>
          </w:rPr>
          <w:delText>response</w:delText>
        </w:r>
        <w:r w:rsidRPr="007F54C0" w:rsidDel="008028C6">
          <w:delText xml:space="preserve"> as described above, the workflow is fractal in terms of including other workflows, but is also a recursive process. This process can start with one or more IP addresses or network address blocks that are suspicious.  This can lead to a set of potentially compromised computers who had communication to that single IP address.  Looking at the flows to/from those suspect computers results in a larger set of potentially malicious computers that are related to the first IP address, but were not known at the start. The developing network of malicious activity grows with each iteration </w:delText>
        </w:r>
        <w:r w:rsidR="00DF01A1" w:rsidDel="008028C6">
          <w:delText xml:space="preserve">in </w:delText>
        </w:r>
        <w:r w:rsidRPr="007F54C0" w:rsidDel="008028C6">
          <w:delText xml:space="preserve">the discovery process and each new search result builds on previous knowledge.  As the network increases in size, the analyst wants to filter out </w:delText>
        </w:r>
        <w:r w:rsidRPr="007F54C0" w:rsidDel="008028C6">
          <w:rPr>
            <w:i/>
          </w:rPr>
          <w:delText>known good</w:delText>
        </w:r>
        <w:r w:rsidRPr="007F54C0" w:rsidDel="008028C6">
          <w:delText xml:space="preserve"> hosts, and highlight the </w:delText>
        </w:r>
        <w:r w:rsidRPr="007F54C0" w:rsidDel="008028C6">
          <w:rPr>
            <w:i/>
          </w:rPr>
          <w:delText>known bad</w:delText>
        </w:r>
        <w:r w:rsidRPr="007F54C0" w:rsidDel="008028C6">
          <w:delText xml:space="preserve"> hosts, in order to find new </w:delText>
        </w:r>
        <w:r w:rsidRPr="007F54C0" w:rsidDel="008028C6">
          <w:rPr>
            <w:i/>
          </w:rPr>
          <w:delText>suspect hosts</w:delText>
        </w:r>
        <w:r w:rsidRPr="007F54C0" w:rsidDel="008028C6">
          <w:delText xml:space="preserve"> to evaluate (and then hopefully move to the </w:delText>
        </w:r>
        <w:r w:rsidRPr="007F54C0" w:rsidDel="008028C6">
          <w:rPr>
            <w:i/>
          </w:rPr>
          <w:delText>known good</w:delText>
        </w:r>
        <w:r w:rsidRPr="007F54C0" w:rsidDel="008028C6">
          <w:delText xml:space="preserve"> or </w:delText>
        </w:r>
        <w:r w:rsidRPr="007F54C0" w:rsidDel="008028C6">
          <w:rPr>
            <w:i/>
          </w:rPr>
          <w:delText>known bad</w:delText>
        </w:r>
        <w:r w:rsidRPr="007F54C0" w:rsidDel="008028C6">
          <w:delText xml:space="preserve"> sets.) Keeping track of the growing body of </w:delText>
        </w:r>
        <w:r w:rsidRPr="007F54C0" w:rsidDel="008028C6">
          <w:rPr>
            <w:i/>
          </w:rPr>
          <w:delText>known good</w:delText>
        </w:r>
        <w:r w:rsidRPr="007F54C0" w:rsidDel="008028C6">
          <w:delText xml:space="preserve"> and </w:delText>
        </w:r>
        <w:r w:rsidRPr="007F54C0" w:rsidDel="008028C6">
          <w:rPr>
            <w:i/>
          </w:rPr>
          <w:delText>known bad</w:delText>
        </w:r>
        <w:r w:rsidRPr="007F54C0" w:rsidDel="008028C6">
          <w:delText xml:space="preserve"> is a requirement of the workflow for this discovery process.</w:delText>
        </w:r>
      </w:del>
    </w:p>
    <w:p w14:paraId="45B799AC" w14:textId="67FD6AEB" w:rsidR="00EB0041" w:rsidRPr="00762DDA" w:rsidDel="007A0A44" w:rsidRDefault="00EB0041" w:rsidP="00025CE3">
      <w:pPr>
        <w:pStyle w:val="conops-body"/>
        <w:rPr>
          <w:del w:id="152" w:author="Name Required" w:date="2015-01-20T19:16:00Z"/>
        </w:rPr>
      </w:pPr>
      <w:del w:id="153" w:author="Name Required" w:date="2015-01-20T19:16:00Z">
        <w:r w:rsidRPr="00762DDA" w:rsidDel="007A0A44">
          <w:delText xml:space="preserve">The objective of the DIMS system </w:delText>
        </w:r>
        <w:r w:rsidR="00EE7598" w:rsidRPr="00762DDA" w:rsidDel="007A0A44">
          <w:delText>is</w:delText>
        </w:r>
        <w:r w:rsidRPr="00762DDA" w:rsidDel="007A0A44">
          <w:delText xml:space="preserve"> to </w:delText>
        </w:r>
        <w:r w:rsidR="00EE7598" w:rsidRPr="00762DDA" w:rsidDel="007A0A44">
          <w:delText>support the following high-level missions and needs</w:delText>
        </w:r>
        <w:r w:rsidR="00295FCD" w:rsidRPr="00762DDA" w:rsidDel="007A0A44">
          <w:delText xml:space="preserve">, which </w:delText>
        </w:r>
        <w:r w:rsidR="003B6FB7" w:rsidRPr="00762DDA" w:rsidDel="007A0A44">
          <w:delText>incorporate</w:delText>
        </w:r>
        <w:r w:rsidR="00295FCD" w:rsidRPr="00762DDA" w:rsidDel="007A0A44">
          <w:delText xml:space="preserve"> the four use cases </w:delText>
        </w:r>
        <w:r w:rsidR="003B6FB7" w:rsidRPr="00762DDA" w:rsidDel="007A0A44">
          <w:delText>described above as defined by MITRE</w:delText>
        </w:r>
        <w:r w:rsidRPr="00762DDA" w:rsidDel="007A0A44">
          <w:delText>:</w:delText>
        </w:r>
      </w:del>
    </w:p>
    <w:p w14:paraId="4676D581" w14:textId="6A693CD2" w:rsidR="00734224" w:rsidRPr="00762DDA" w:rsidDel="007A0A44" w:rsidRDefault="00EE7598" w:rsidP="00F716A4">
      <w:pPr>
        <w:pStyle w:val="BodyText"/>
        <w:widowControl/>
        <w:numPr>
          <w:ilvl w:val="0"/>
          <w:numId w:val="16"/>
        </w:numPr>
        <w:adjustRightInd/>
        <w:spacing w:line="240" w:lineRule="auto"/>
        <w:jc w:val="left"/>
        <w:textAlignment w:val="auto"/>
        <w:rPr>
          <w:del w:id="154" w:author="Name Required" w:date="2015-01-20T19:16:00Z"/>
          <w:rFonts w:cs="Arial"/>
        </w:rPr>
      </w:pPr>
      <w:del w:id="155" w:author="Name Required" w:date="2015-01-20T19:16:00Z">
        <w:r w:rsidRPr="00762DDA" w:rsidDel="007A0A44">
          <w:rPr>
            <w:rFonts w:cs="Arial"/>
          </w:rPr>
          <w:delText xml:space="preserve">To facilitate collaborative response to shared threats by supporting real-time and near real-time communications, situational awareness in graphical and text report formats, and role-based controlled access to security event and alert data housed in a shared </w:delText>
        </w:r>
        <w:r w:rsidR="00E53665" w:rsidDel="007A0A44">
          <w:rPr>
            <w:rFonts w:cs="Arial"/>
          </w:rPr>
          <w:delText>SIEM</w:delText>
        </w:r>
        <w:r w:rsidRPr="00762DDA" w:rsidDel="007A0A44">
          <w:rPr>
            <w:rFonts w:cs="Arial"/>
          </w:rPr>
          <w:delText xml:space="preserve"> system.</w:delText>
        </w:r>
        <w:r w:rsidR="003B6FB7" w:rsidRPr="00762DDA" w:rsidDel="007A0A44">
          <w:rPr>
            <w:rFonts w:cs="Arial"/>
          </w:rPr>
          <w:delText xml:space="preserve"> (UC1 and UC3)</w:delText>
        </w:r>
      </w:del>
    </w:p>
    <w:p w14:paraId="3110BB00" w14:textId="4445ADBD" w:rsidR="00EE7598" w:rsidRPr="00762DDA" w:rsidDel="007A0A44" w:rsidRDefault="00EE7598" w:rsidP="00F716A4">
      <w:pPr>
        <w:pStyle w:val="BodyText"/>
        <w:widowControl/>
        <w:numPr>
          <w:ilvl w:val="0"/>
          <w:numId w:val="16"/>
        </w:numPr>
        <w:adjustRightInd/>
        <w:spacing w:line="240" w:lineRule="auto"/>
        <w:jc w:val="left"/>
        <w:textAlignment w:val="auto"/>
        <w:rPr>
          <w:del w:id="156" w:author="Name Required" w:date="2015-01-20T19:16:00Z"/>
          <w:rFonts w:cs="Arial"/>
        </w:rPr>
      </w:pPr>
      <w:del w:id="157" w:author="Name Required" w:date="2015-01-20T19:16:00Z">
        <w:r w:rsidRPr="00762DDA" w:rsidDel="007A0A44">
          <w:rPr>
            <w:rFonts w:cs="Arial"/>
          </w:rPr>
          <w:delText xml:space="preserve">To provide a </w:delText>
        </w:r>
        <w:r w:rsidR="006B019F" w:rsidRPr="00762DDA" w:rsidDel="007A0A44">
          <w:rPr>
            <w:rFonts w:cs="Arial"/>
          </w:rPr>
          <w:delText xml:space="preserve">framework for visualization and analytic tools that result in a </w:delText>
        </w:r>
        <w:r w:rsidRPr="00762DDA" w:rsidDel="007A0A44">
          <w:rPr>
            <w:rFonts w:cs="Arial"/>
          </w:rPr>
          <w:delText xml:space="preserve">shared view of common threats, in a manner that compares and contrasts each participant with others in the system to </w:delText>
        </w:r>
        <w:r w:rsidR="004F68C2" w:rsidRPr="00762DDA" w:rsidDel="007A0A44">
          <w:rPr>
            <w:rFonts w:cs="Arial"/>
          </w:rPr>
          <w:delText xml:space="preserve">help them </w:delText>
        </w:r>
        <w:r w:rsidRPr="00762DDA" w:rsidDel="007A0A44">
          <w:rPr>
            <w:rFonts w:cs="Arial"/>
          </w:rPr>
          <w:delText>understand whether certain threats are widespread and common, or may be targeted to a specific sector, organization, or physical locality.</w:delText>
        </w:r>
        <w:r w:rsidR="003B6FB7" w:rsidRPr="00762DDA" w:rsidDel="007A0A44">
          <w:rPr>
            <w:rFonts w:cs="Arial"/>
          </w:rPr>
          <w:delText xml:space="preserve"> (UC</w:delText>
        </w:r>
        <w:r w:rsidR="008E1085" w:rsidRPr="00762DDA" w:rsidDel="007A0A44">
          <w:rPr>
            <w:rFonts w:cs="Arial"/>
          </w:rPr>
          <w:delText>3)</w:delText>
        </w:r>
      </w:del>
    </w:p>
    <w:p w14:paraId="4C7112BF" w14:textId="59AD99D9" w:rsidR="00EE7598" w:rsidRPr="00762DDA" w:rsidDel="007A0A44" w:rsidRDefault="00EE7598" w:rsidP="00F716A4">
      <w:pPr>
        <w:pStyle w:val="BodyText"/>
        <w:widowControl/>
        <w:numPr>
          <w:ilvl w:val="0"/>
          <w:numId w:val="16"/>
        </w:numPr>
        <w:adjustRightInd/>
        <w:spacing w:line="240" w:lineRule="auto"/>
        <w:jc w:val="left"/>
        <w:textAlignment w:val="auto"/>
        <w:rPr>
          <w:del w:id="158" w:author="Name Required" w:date="2015-01-20T19:16:00Z"/>
          <w:rFonts w:cs="Arial"/>
        </w:rPr>
      </w:pPr>
      <w:del w:id="159" w:author="Name Required" w:date="2015-01-20T19:16:00Z">
        <w:r w:rsidRPr="00762DDA" w:rsidDel="007A0A44">
          <w:rPr>
            <w:rFonts w:cs="Arial"/>
          </w:rPr>
          <w:delText xml:space="preserve">To facilitate the real-time and near real-time operational sharing of actionable information in the form of </w:delText>
        </w:r>
        <w:r w:rsidR="004F68C2" w:rsidRPr="00762DDA" w:rsidDel="007A0A44">
          <w:rPr>
            <w:rFonts w:cs="Arial"/>
          </w:rPr>
          <w:delText xml:space="preserve">structured </w:delText>
        </w:r>
        <w:r w:rsidR="006B019F" w:rsidRPr="00762DDA" w:rsidDel="007A0A44">
          <w:rPr>
            <w:rFonts w:cs="Arial"/>
          </w:rPr>
          <w:delText>IOCs</w:delText>
        </w:r>
        <w:r w:rsidRPr="00762DDA" w:rsidDel="007A0A44">
          <w:rPr>
            <w:rFonts w:cs="Arial"/>
          </w:rPr>
          <w:delText xml:space="preserve"> and </w:delText>
        </w:r>
        <w:r w:rsidR="006B019F" w:rsidRPr="00762DDA" w:rsidDel="007A0A44">
          <w:rPr>
            <w:rFonts w:cs="Arial"/>
          </w:rPr>
          <w:delText>O</w:delText>
        </w:r>
        <w:r w:rsidRPr="00762DDA" w:rsidDel="007A0A44">
          <w:rPr>
            <w:rFonts w:cs="Arial"/>
          </w:rPr>
          <w:delText>bservables that support triage, response and recovery, and determinations of events of such criticality that they require reporting to federal authorities.</w:delText>
        </w:r>
        <w:r w:rsidR="007C0B97" w:rsidRPr="00762DDA" w:rsidDel="007A0A44">
          <w:rPr>
            <w:rFonts w:cs="Arial"/>
          </w:rPr>
          <w:delText xml:space="preserve"> These IOCs and observables may come from US-CERT (as part of </w:delText>
        </w:r>
        <w:r w:rsidR="006B019F" w:rsidRPr="00762DDA" w:rsidDel="007A0A44">
          <w:rPr>
            <w:rFonts w:cs="Arial"/>
          </w:rPr>
          <w:delText>the CRADA</w:delText>
        </w:r>
        <w:r w:rsidR="007C0B97" w:rsidRPr="00762DDA" w:rsidDel="007A0A44">
          <w:rPr>
            <w:rFonts w:cs="Arial"/>
          </w:rPr>
          <w:delText xml:space="preserve"> between US-CERT and the PRISEM project), may come from other trust groups</w:delText>
        </w:r>
        <w:r w:rsidR="006B019F" w:rsidRPr="00762DDA" w:rsidDel="007A0A44">
          <w:rPr>
            <w:rFonts w:cs="Arial"/>
          </w:rPr>
          <w:delText xml:space="preserve"> (be they sector-specific, regional, or self-organized)</w:delText>
        </w:r>
        <w:r w:rsidR="007C0B97" w:rsidRPr="00762DDA" w:rsidDel="007A0A44">
          <w:rPr>
            <w:rFonts w:cs="Arial"/>
          </w:rPr>
          <w:delText>, or may come from federal law enforcement agents in the local field office.</w:delText>
        </w:r>
        <w:r w:rsidR="006B019F" w:rsidRPr="00762DDA" w:rsidDel="007A0A44">
          <w:rPr>
            <w:rFonts w:cs="Arial"/>
          </w:rPr>
          <w:delText xml:space="preserve"> As IOCs and Observables are linked with TTPs and COAs</w:delText>
        </w:r>
        <w:r w:rsidR="008A6597" w:rsidDel="007A0A44">
          <w:rPr>
            <w:rFonts w:cs="Arial"/>
          </w:rPr>
          <w:delText xml:space="preserve"> (see </w:delText>
        </w:r>
        <w:r w:rsidR="008A6597" w:rsidDel="007A0A44">
          <w:rPr>
            <w:rFonts w:cs="Arial"/>
          </w:rPr>
          <w:fldChar w:fldCharType="begin"/>
        </w:r>
        <w:r w:rsidR="008A6597" w:rsidDel="007A0A44">
          <w:rPr>
            <w:rFonts w:cs="Arial"/>
          </w:rPr>
          <w:delInstrText xml:space="preserve"> REF _Ref257564785 \h </w:delInstrText>
        </w:r>
        <w:r w:rsidR="008A6597" w:rsidDel="007A0A44">
          <w:rPr>
            <w:rFonts w:cs="Arial"/>
          </w:rPr>
        </w:r>
        <w:r w:rsidR="008A6597" w:rsidDel="007A0A44">
          <w:rPr>
            <w:rFonts w:cs="Arial"/>
          </w:rPr>
          <w:fldChar w:fldCharType="separate"/>
        </w:r>
        <w:r w:rsidR="00913185" w:rsidDel="007A0A44">
          <w:delText xml:space="preserve">Figure </w:delText>
        </w:r>
        <w:r w:rsidR="00913185" w:rsidDel="007A0A44">
          <w:rPr>
            <w:noProof/>
          </w:rPr>
          <w:delText>2</w:delText>
        </w:r>
        <w:r w:rsidR="008A6597" w:rsidDel="007A0A44">
          <w:rPr>
            <w:rFonts w:cs="Arial"/>
          </w:rPr>
          <w:fldChar w:fldCharType="end"/>
        </w:r>
        <w:r w:rsidR="008A6597" w:rsidDel="007A0A44">
          <w:rPr>
            <w:rFonts w:cs="Arial"/>
          </w:rPr>
          <w:delText xml:space="preserve"> for an example of this linkage)</w:delText>
        </w:r>
        <w:r w:rsidR="006B019F" w:rsidRPr="00762DDA" w:rsidDel="007A0A44">
          <w:rPr>
            <w:rFonts w:cs="Arial"/>
          </w:rPr>
          <w:delText>, the users can more quickly and efficiently respond and recover.</w:delText>
        </w:r>
        <w:r w:rsidR="008E1085" w:rsidRPr="00762DDA" w:rsidDel="007A0A44">
          <w:rPr>
            <w:rFonts w:cs="Arial"/>
          </w:rPr>
          <w:delText xml:space="preserve"> (UC2, UC3, and UC4)</w:delText>
        </w:r>
      </w:del>
    </w:p>
    <w:p w14:paraId="214CC513" w14:textId="43D6C0E5" w:rsidR="007C0B97" w:rsidRPr="00762DDA" w:rsidDel="007A0A44" w:rsidRDefault="007C0B97" w:rsidP="00F716A4">
      <w:pPr>
        <w:pStyle w:val="BodyText"/>
        <w:widowControl/>
        <w:numPr>
          <w:ilvl w:val="0"/>
          <w:numId w:val="16"/>
        </w:numPr>
        <w:adjustRightInd/>
        <w:spacing w:line="240" w:lineRule="auto"/>
        <w:jc w:val="left"/>
        <w:textAlignment w:val="auto"/>
        <w:rPr>
          <w:del w:id="160" w:author="Name Required" w:date="2015-01-20T19:16:00Z"/>
          <w:rFonts w:cs="Arial"/>
        </w:rPr>
      </w:pPr>
      <w:del w:id="161" w:author="Name Required" w:date="2015-01-20T19:16:00Z">
        <w:r w:rsidRPr="00762DDA" w:rsidDel="007A0A44">
          <w:rPr>
            <w:rFonts w:cs="Arial"/>
          </w:rPr>
          <w:delText>To facilitate tracking of remediation efforts across participants. It is a common occurrence to receive a report with a list of IP addresses and/or domain names of suspected compromised or abused hosts. Having a mechanism to automatically determine which IP addresses are of interest to which participants by comparing those addresses to assigned network blocks or top level domains makes it easier to know when attention should be paid to data coming in to the system. Similarly, after remediation it is possible to toggle the status of these hosts and automatically keep track of when a site has completed cleanup, what percentage of known compromised hosts have yet to be mitigated, and how quickly they are being cleaned up. This information speed</w:delText>
        </w:r>
        <w:r w:rsidR="0055317A" w:rsidRPr="00762DDA" w:rsidDel="007A0A44">
          <w:rPr>
            <w:rFonts w:cs="Arial"/>
          </w:rPr>
          <w:delText>s</w:delText>
        </w:r>
        <w:r w:rsidRPr="00762DDA" w:rsidDel="007A0A44">
          <w:rPr>
            <w:rFonts w:cs="Arial"/>
          </w:rPr>
          <w:delText xml:space="preserve"> </w:delText>
        </w:r>
        <w:r w:rsidR="0055317A" w:rsidRPr="00762DDA" w:rsidDel="007A0A44">
          <w:rPr>
            <w:rFonts w:cs="Arial"/>
          </w:rPr>
          <w:delText>up overall response and provides metric</w:delText>
        </w:r>
        <w:r w:rsidR="00AC7CFE" w:rsidDel="007A0A44">
          <w:rPr>
            <w:rFonts w:cs="Arial"/>
          </w:rPr>
          <w:delText>s</w:delText>
        </w:r>
        <w:r w:rsidR="0055317A" w:rsidRPr="00762DDA" w:rsidDel="007A0A44">
          <w:rPr>
            <w:rFonts w:cs="Arial"/>
          </w:rPr>
          <w:delText xml:space="preserve"> by which to compare process improvements over time.</w:delText>
        </w:r>
        <w:r w:rsidR="008E1085" w:rsidRPr="00762DDA" w:rsidDel="007A0A44">
          <w:rPr>
            <w:rFonts w:cs="Arial"/>
          </w:rPr>
          <w:delText xml:space="preserve"> (UC1 and UC3)</w:delText>
        </w:r>
      </w:del>
    </w:p>
    <w:p w14:paraId="6FD0A6EC" w14:textId="592A0065" w:rsidR="007C0B97" w:rsidRPr="00762DDA" w:rsidDel="007A0A44" w:rsidRDefault="00AA61AC" w:rsidP="00F716A4">
      <w:pPr>
        <w:pStyle w:val="BodyText"/>
        <w:widowControl/>
        <w:numPr>
          <w:ilvl w:val="0"/>
          <w:numId w:val="16"/>
        </w:numPr>
        <w:adjustRightInd/>
        <w:spacing w:line="240" w:lineRule="auto"/>
        <w:jc w:val="left"/>
        <w:textAlignment w:val="auto"/>
        <w:rPr>
          <w:del w:id="162" w:author="Name Required" w:date="2015-01-20T19:16:00Z"/>
          <w:rFonts w:cs="Arial"/>
        </w:rPr>
      </w:pPr>
      <w:del w:id="163" w:author="Name Required" w:date="2015-01-20T19:16:00Z">
        <w:r w:rsidDel="007A0A44">
          <w:rPr>
            <w:rFonts w:cs="Arial"/>
          </w:rPr>
          <w:delText>While not directly mapping to one of MITRE’s use cases, the DIMS effort is intended t</w:delText>
        </w:r>
        <w:r w:rsidR="006B019F" w:rsidRPr="00762DDA" w:rsidDel="007A0A44">
          <w:rPr>
            <w:rFonts w:cs="Arial"/>
          </w:rPr>
          <w:delText xml:space="preserve">o enable integration of complementary open source security tools and put these tools back into the community as open source tools, and/or transition these tools into commercially available products that </w:delText>
        </w:r>
        <w:r w:rsidDel="007A0A44">
          <w:rPr>
            <w:rFonts w:cs="Arial"/>
          </w:rPr>
          <w:delText xml:space="preserve">advance </w:delText>
        </w:r>
        <w:r w:rsidR="006B019F" w:rsidRPr="00762DDA" w:rsidDel="007A0A44">
          <w:rPr>
            <w:rFonts w:cs="Arial"/>
          </w:rPr>
          <w:delText>the state of the art in distributed incident response.</w:delText>
        </w:r>
      </w:del>
    </w:p>
    <w:p w14:paraId="57E9891C" w14:textId="77777777" w:rsidR="00734224" w:rsidRPr="00490CBD" w:rsidRDefault="00734224" w:rsidP="00C16B12">
      <w:pPr>
        <w:pStyle w:val="Heading8"/>
        <w:tabs>
          <w:tab w:val="left" w:pos="450"/>
        </w:tabs>
        <w:spacing w:before="0" w:after="0" w:line="240" w:lineRule="auto"/>
        <w:rPr>
          <w:szCs w:val="20"/>
        </w:rPr>
      </w:pPr>
    </w:p>
    <w:p w14:paraId="353DC972" w14:textId="77777777" w:rsidR="00734224" w:rsidRPr="00974235" w:rsidRDefault="00734224" w:rsidP="00734224">
      <w:pPr>
        <w:pStyle w:val="Heading8"/>
        <w:tabs>
          <w:tab w:val="left" w:pos="450"/>
        </w:tabs>
        <w:spacing w:before="0" w:after="0" w:line="240" w:lineRule="auto"/>
        <w:ind w:left="446" w:hanging="446"/>
        <w:rPr>
          <w:szCs w:val="20"/>
        </w:rPr>
      </w:pPr>
      <w:r w:rsidRPr="00974235">
        <w:rPr>
          <w:szCs w:val="20"/>
        </w:rPr>
        <w:t>1.2</w:t>
      </w:r>
      <w:r w:rsidRPr="00974235">
        <w:rPr>
          <w:szCs w:val="20"/>
        </w:rPr>
        <w:tab/>
        <w:t>MNS Capability Gap</w:t>
      </w:r>
    </w:p>
    <w:p w14:paraId="700A5C18" w14:textId="029BAB3B" w:rsidR="0002320D" w:rsidRPr="00762DDA" w:rsidRDefault="0002320D" w:rsidP="00D24213">
      <w:pPr>
        <w:pStyle w:val="conops-body"/>
      </w:pPr>
      <w:r w:rsidRPr="00762DDA">
        <w:t xml:space="preserve">The principal </w:t>
      </w:r>
      <w:r w:rsidR="00EE00B8">
        <w:t xml:space="preserve">high-level </w:t>
      </w:r>
      <w:r w:rsidRPr="00762DDA">
        <w:t>gaps in the missions described in the previous section that exist have to do with the availability and affordability of tools that support those missions. Each of them has limitations or impediments to their use:</w:t>
      </w:r>
    </w:p>
    <w:p w14:paraId="31A9D0FE" w14:textId="573C942C" w:rsidR="0002320D"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managed security </w:t>
      </w:r>
      <w:r w:rsidR="00833FA0" w:rsidRPr="00762DDA">
        <w:rPr>
          <w:rFonts w:ascii="Arial" w:hAnsi="Arial" w:cs="Arial"/>
          <w:szCs w:val="20"/>
        </w:rPr>
        <w:t>services that</w:t>
      </w:r>
      <w:r w:rsidRPr="00762DDA">
        <w:rPr>
          <w:rFonts w:ascii="Arial" w:hAnsi="Arial" w:cs="Arial"/>
          <w:szCs w:val="20"/>
        </w:rPr>
        <w:t xml:space="preserve"> could be </w:t>
      </w:r>
      <w:r w:rsidR="00833FA0">
        <w:rPr>
          <w:rFonts w:ascii="Arial" w:hAnsi="Arial" w:cs="Arial"/>
          <w:szCs w:val="20"/>
        </w:rPr>
        <w:t>engage</w:t>
      </w:r>
      <w:r w:rsidR="00833FA0" w:rsidRPr="00762DDA">
        <w:rPr>
          <w:rFonts w:ascii="Arial" w:hAnsi="Arial" w:cs="Arial"/>
          <w:szCs w:val="20"/>
        </w:rPr>
        <w:t xml:space="preserve">d </w:t>
      </w:r>
      <w:r w:rsidRPr="00762DDA">
        <w:rPr>
          <w:rFonts w:ascii="Arial" w:hAnsi="Arial" w:cs="Arial"/>
          <w:szCs w:val="20"/>
        </w:rPr>
        <w:t>to handle all security incident response and forensics. The cost of these services is prohibitive for all but the most serious incidents with potential losses that rise to the level of existential threats to the viability of the enterprise.</w:t>
      </w:r>
      <w:r w:rsidR="00AA61AC">
        <w:rPr>
          <w:rFonts w:ascii="Arial" w:hAnsi="Arial" w:cs="Arial"/>
          <w:szCs w:val="20"/>
        </w:rPr>
        <w:t xml:space="preserve"> The availability of affordable open source tools to improve response and recovery is a gap that DIMS is intended to fill.</w:t>
      </w:r>
    </w:p>
    <w:p w14:paraId="42E4A49E" w14:textId="18D3B561" w:rsidR="000725E9"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w:t>
      </w:r>
      <w:r w:rsidR="00A2406C" w:rsidRPr="00762DDA">
        <w:rPr>
          <w:rFonts w:ascii="Arial" w:hAnsi="Arial" w:cs="Arial"/>
          <w:szCs w:val="20"/>
        </w:rPr>
        <w:t>agent-based systems and network-based that can provide the level of detail and pervasive collection of event data at the host, server, and network levels. These, too, are prohib</w:t>
      </w:r>
      <w:r w:rsidR="00AC7CFE">
        <w:rPr>
          <w:rFonts w:ascii="Arial" w:hAnsi="Arial" w:cs="Arial"/>
          <w:szCs w:val="20"/>
        </w:rPr>
        <w:t>itively expensive. T</w:t>
      </w:r>
      <w:r w:rsidR="00A2406C" w:rsidRPr="00762DDA">
        <w:rPr>
          <w:rFonts w:ascii="Arial" w:hAnsi="Arial" w:cs="Arial"/>
          <w:szCs w:val="20"/>
        </w:rPr>
        <w:t>he</w:t>
      </w:r>
      <w:r w:rsidR="00AC7CFE">
        <w:rPr>
          <w:rFonts w:ascii="Arial" w:hAnsi="Arial" w:cs="Arial"/>
          <w:szCs w:val="20"/>
        </w:rPr>
        <w:t>y</w:t>
      </w:r>
      <w:r w:rsidR="00A2406C" w:rsidRPr="00762DDA">
        <w:rPr>
          <w:rFonts w:ascii="Arial" w:hAnsi="Arial" w:cs="Arial"/>
          <w:szCs w:val="20"/>
        </w:rPr>
        <w:t xml:space="preserve"> only work in environments where policy can dictate </w:t>
      </w:r>
      <w:r w:rsidR="00AC7CFE">
        <w:rPr>
          <w:rFonts w:ascii="Arial" w:hAnsi="Arial" w:cs="Arial"/>
          <w:szCs w:val="20"/>
        </w:rPr>
        <w:t xml:space="preserve">the </w:t>
      </w:r>
      <w:r w:rsidR="00A2406C" w:rsidRPr="00762DDA">
        <w:rPr>
          <w:rFonts w:ascii="Arial" w:hAnsi="Arial" w:cs="Arial"/>
          <w:szCs w:val="20"/>
        </w:rPr>
        <w:t>deployment of agents on all end hosts and servers, and where network topology and administrative responsibility at the enterprise level is such that one group can deploy, manage, and interact on a daily basis with the security system. Most SLTT government sites cannot afford to have this level of in-house security monitoring and response capacity. At present, even if one site in a region can afford such capabilities, their use is limited to protection of that site alone and there is little benefit to other inter-related entities in the region (hence the need to share not only IOCs and Observables, but also Course of Action and analytic results.)</w:t>
      </w:r>
    </w:p>
    <w:p w14:paraId="445854A6" w14:textId="7111AAFF" w:rsidR="003916AB" w:rsidRPr="00762DDA" w:rsidRDefault="003916AB" w:rsidP="00F716A4">
      <w:pPr>
        <w:pStyle w:val="ListParagraph"/>
        <w:numPr>
          <w:ilvl w:val="0"/>
          <w:numId w:val="11"/>
        </w:numPr>
        <w:spacing w:before="120" w:after="120"/>
        <w:rPr>
          <w:rFonts w:ascii="Arial" w:hAnsi="Arial" w:cs="Arial"/>
          <w:szCs w:val="20"/>
        </w:rPr>
      </w:pPr>
      <w:r w:rsidRPr="00762DDA">
        <w:rPr>
          <w:rFonts w:ascii="Arial" w:hAnsi="Arial" w:cs="Arial"/>
          <w:szCs w:val="20"/>
        </w:rPr>
        <w:t>Most SIEM systems focus on the problem of collecting and correlating millions of events per day, distilling them down to a reasonable (N&lt;=100/day) level, and directing them to the entities with administrative control over the system identified in the alerts. Correlation across a confederated population is not typically done (most deployments are for one enterprise, perhaps with multiple business units under the same top level corporate structure). These systems are also primarily focused on detection and alerting on input of events, not on after-the-fact triage and respond/recover operations. When they do support forensic analysis of past events, these systems typically do not support confederated cross-organizational correlation and collaborative response (e.g., by sharing analysis between multiple enterprises, or distributing Course of Action information.)</w:t>
      </w:r>
    </w:p>
    <w:p w14:paraId="1C286A39" w14:textId="10A8E2D6" w:rsidR="00A2406C" w:rsidRPr="00762DDA" w:rsidRDefault="0042587E" w:rsidP="00F716A4">
      <w:pPr>
        <w:pStyle w:val="ListParagraph"/>
        <w:numPr>
          <w:ilvl w:val="0"/>
          <w:numId w:val="11"/>
        </w:numPr>
        <w:spacing w:before="120" w:after="120"/>
        <w:rPr>
          <w:rFonts w:ascii="Arial" w:hAnsi="Arial" w:cs="Arial"/>
          <w:szCs w:val="20"/>
        </w:rPr>
      </w:pPr>
      <w:r>
        <w:rPr>
          <w:rFonts w:ascii="Arial" w:hAnsi="Arial" w:cs="Arial"/>
          <w:szCs w:val="20"/>
        </w:rPr>
        <w:t>The existence of the O</w:t>
      </w:r>
      <w:r w:rsidR="00A2406C" w:rsidRPr="00762DDA">
        <w:rPr>
          <w:rFonts w:ascii="Arial" w:hAnsi="Arial" w:cs="Arial"/>
          <w:szCs w:val="20"/>
        </w:rPr>
        <w:t>ps-</w:t>
      </w:r>
      <w:r>
        <w:rPr>
          <w:rFonts w:ascii="Arial" w:hAnsi="Arial" w:cs="Arial"/>
          <w:szCs w:val="20"/>
        </w:rPr>
        <w:t>T</w:t>
      </w:r>
      <w:r w:rsidR="00A2406C" w:rsidRPr="00762DDA">
        <w:rPr>
          <w:rFonts w:ascii="Arial" w:hAnsi="Arial" w:cs="Arial"/>
          <w:szCs w:val="20"/>
        </w:rPr>
        <w:t>rust community proves that volunteers can self-assemble to respond and react to issues that impact everyone on the internet, but these groups frequently operate on email and chat communication channels that are unstructured, ad-hoc, and are very difficult to keep up with</w:t>
      </w:r>
      <w:r w:rsidR="006F56C3" w:rsidRPr="00762DDA">
        <w:rPr>
          <w:rFonts w:ascii="Arial" w:hAnsi="Arial" w:cs="Arial"/>
          <w:szCs w:val="20"/>
        </w:rPr>
        <w:t>. Unless one reads every message in every email thread, extracts all attached files or processes all in-line data, and manually searches for IOCs and Observables that can be manually used to search data sources that that person controls, the benefit of information sharing is lost. And for any emergent situation of global significance, the threads are many and the messages in each thread can flow for days or weeks. It is impossible to keep up with this without moving</w:t>
      </w:r>
      <w:r w:rsidR="00DF01A1">
        <w:rPr>
          <w:rFonts w:ascii="Arial" w:hAnsi="Arial" w:cs="Arial"/>
          <w:szCs w:val="20"/>
        </w:rPr>
        <w:t xml:space="preserve"> to structured data and machine </w:t>
      </w:r>
      <w:r w:rsidR="006F56C3" w:rsidRPr="00762DDA">
        <w:rPr>
          <w:rFonts w:ascii="Arial" w:hAnsi="Arial" w:cs="Arial"/>
          <w:szCs w:val="20"/>
        </w:rPr>
        <w:t xml:space="preserve">processing to identify messages of interest. </w:t>
      </w:r>
    </w:p>
    <w:p w14:paraId="2904AD22" w14:textId="2994432A" w:rsidR="00EE00B8" w:rsidRPr="00AF3035" w:rsidRDefault="006F56C3" w:rsidP="00F716A4">
      <w:pPr>
        <w:pStyle w:val="ListParagraph"/>
        <w:numPr>
          <w:ilvl w:val="0"/>
          <w:numId w:val="11"/>
        </w:numPr>
        <w:spacing w:before="120" w:after="120"/>
        <w:rPr>
          <w:rFonts w:ascii="Arial" w:hAnsi="Arial" w:cs="Arial"/>
          <w:szCs w:val="20"/>
        </w:rPr>
      </w:pPr>
      <w:r w:rsidRPr="00762DDA">
        <w:rPr>
          <w:rFonts w:ascii="Arial" w:hAnsi="Arial" w:cs="Arial"/>
          <w:szCs w:val="20"/>
        </w:rPr>
        <w:t>There have been many formats for structured security data sharing developed over the years. Each one has seen a similar lifecycle, where there is interest and excitement at the start of the project, a slow deliberative process of developing the standard, going through the process of vetting and acceptance of the standard by an official body, and then a push to get the industry and researchers to adopt the standard. STIX may encounter this same fate. It is too early to tell. What some (like Wes Young, developer of the Collective Intelligence Framework) suggest as an alternative is to “blow up the standards process”</w:t>
      </w:r>
      <w:r w:rsidR="00086A80">
        <w:rPr>
          <w:rStyle w:val="FootnoteReference"/>
          <w:rFonts w:ascii="Arial" w:hAnsi="Arial" w:cs="Arial"/>
          <w:szCs w:val="20"/>
        </w:rPr>
        <w:footnoteReference w:id="6"/>
      </w:r>
      <w:r w:rsidRPr="00762DDA">
        <w:rPr>
          <w:rFonts w:ascii="Arial" w:hAnsi="Arial" w:cs="Arial"/>
          <w:szCs w:val="20"/>
        </w:rPr>
        <w:t xml:space="preserve"> and simply implement something quickly, get it used by as many people as possible, adapt and modify it to address limitations that are encountered, and keep moving forward.</w:t>
      </w:r>
      <w:r w:rsidR="00DB2F32" w:rsidRPr="00762DDA">
        <w:rPr>
          <w:rFonts w:ascii="Arial" w:hAnsi="Arial" w:cs="Arial"/>
          <w:szCs w:val="20"/>
        </w:rPr>
        <w:t xml:space="preserve"> “We believe traditional standards processes not only have a high barrier to entry, but are often slow and use the design by committee approach. We believe the best way to create a protocol is from the ground up using CONOPs. Push design out to the edge and let operations influence design in real-time.”</w:t>
      </w:r>
      <w:r w:rsidR="004A5D11">
        <w:rPr>
          <w:rStyle w:val="FootnoteReference"/>
          <w:rFonts w:ascii="Arial" w:hAnsi="Arial" w:cs="Arial"/>
          <w:szCs w:val="20"/>
        </w:rPr>
        <w:footnoteReference w:id="7"/>
      </w:r>
    </w:p>
    <w:p w14:paraId="7069BA34" w14:textId="7E2B6101" w:rsidR="00AF3035" w:rsidRDefault="00AF3035" w:rsidP="00AF3035">
      <w:pPr>
        <w:spacing w:line="240" w:lineRule="auto"/>
        <w:jc w:val="left"/>
        <w:rPr>
          <w:rFonts w:cs="Arial"/>
        </w:rPr>
      </w:pPr>
      <w:r w:rsidRPr="00974235">
        <w:rPr>
          <w:rFonts w:cs="Arial"/>
          <w:b/>
        </w:rPr>
        <w:t>CURRENT SITUATION</w:t>
      </w:r>
    </w:p>
    <w:p w14:paraId="3372BBC2" w14:textId="2734855D" w:rsidR="00EE00B8" w:rsidDel="00DA5357" w:rsidRDefault="00EE00B8" w:rsidP="00B07419">
      <w:pPr>
        <w:pStyle w:val="conops-body"/>
        <w:rPr>
          <w:del w:id="164" w:author="Name Required" w:date="2015-01-20T19:02:00Z"/>
        </w:rPr>
      </w:pPr>
      <w:del w:id="165" w:author="Name Required" w:date="2015-01-20T19:02:00Z">
        <w:r w:rsidDel="00DA5357">
          <w:delText xml:space="preserve">More specifically, there are gaps in functionality in the existing sub-systems that DIMS will address. The three primary sub-systems are: (1) the </w:delText>
        </w:r>
        <w:r w:rsidR="0042587E" w:rsidDel="00DA5357">
          <w:delText>Ops-Trust</w:delText>
        </w:r>
        <w:r w:rsidDel="00DA5357">
          <w:delText xml:space="preserve"> portal; (2) The Collective Intelligence Framework (CIF) database; and (3) the PRISEM system. Each of these will be examined in turn.</w:delText>
        </w:r>
      </w:del>
    </w:p>
    <w:p w14:paraId="0CCA38C7" w14:textId="05F5079E" w:rsidR="009C2DB9" w:rsidDel="00DA5357" w:rsidRDefault="00EE00B8" w:rsidP="00AF3035">
      <w:pPr>
        <w:pStyle w:val="Heading8"/>
        <w:rPr>
          <w:del w:id="166" w:author="Name Required" w:date="2015-01-20T19:02:00Z"/>
        </w:rPr>
      </w:pPr>
      <w:del w:id="167" w:author="Name Required" w:date="2015-01-20T19:02:00Z">
        <w:r w:rsidRPr="00974235" w:rsidDel="00DA5357">
          <w:rPr>
            <w:szCs w:val="20"/>
          </w:rPr>
          <w:delText>1.2</w:delText>
        </w:r>
        <w:r w:rsidDel="00DA5357">
          <w:rPr>
            <w:szCs w:val="20"/>
          </w:rPr>
          <w:delText>.1</w:delText>
        </w:r>
        <w:r w:rsidRPr="00974235" w:rsidDel="00DA5357">
          <w:rPr>
            <w:szCs w:val="20"/>
          </w:rPr>
          <w:tab/>
        </w:r>
        <w:r w:rsidR="009C2DB9" w:rsidRPr="00AF3035" w:rsidDel="00DA5357">
          <w:rPr>
            <w:szCs w:val="20"/>
          </w:rPr>
          <w:delText>Ops-</w:delText>
        </w:r>
        <w:r w:rsidR="0042587E" w:rsidDel="00DA5357">
          <w:rPr>
            <w:szCs w:val="20"/>
          </w:rPr>
          <w:delText>T</w:delText>
        </w:r>
        <w:r w:rsidR="009C2DB9" w:rsidRPr="00AF3035" w:rsidDel="00DA5357">
          <w:rPr>
            <w:szCs w:val="20"/>
          </w:rPr>
          <w:delText>rust portal Code Base</w:delText>
        </w:r>
      </w:del>
    </w:p>
    <w:p w14:paraId="44F0D6E0" w14:textId="2431E79B" w:rsidR="009C2DB9" w:rsidRPr="00DE4B53" w:rsidDel="00DA5357" w:rsidRDefault="009C2DB9" w:rsidP="00F716A4">
      <w:pPr>
        <w:pStyle w:val="ListParagraph"/>
        <w:numPr>
          <w:ilvl w:val="0"/>
          <w:numId w:val="17"/>
        </w:numPr>
        <w:rPr>
          <w:del w:id="168" w:author="Name Required" w:date="2015-01-20T19:02:00Z"/>
          <w:rFonts w:ascii="Arial" w:hAnsi="Arial" w:cs="Arial"/>
          <w:szCs w:val="20"/>
        </w:rPr>
      </w:pPr>
      <w:del w:id="169" w:author="Name Required" w:date="2015-01-20T19:02:00Z">
        <w:r w:rsidRPr="00DE4B53" w:rsidDel="00DA5357">
          <w:rPr>
            <w:rFonts w:ascii="Arial" w:hAnsi="Arial" w:cs="Arial"/>
            <w:szCs w:val="20"/>
          </w:rPr>
          <w:delText>Handles adding users by nomination + vouching workflow processing</w:delText>
        </w:r>
      </w:del>
    </w:p>
    <w:p w14:paraId="66702C22" w14:textId="6A9D8BFB" w:rsidR="009C2DB9" w:rsidRPr="00DE4B53" w:rsidDel="00DA5357" w:rsidRDefault="007166C1" w:rsidP="00F716A4">
      <w:pPr>
        <w:pStyle w:val="ListParagraph"/>
        <w:numPr>
          <w:ilvl w:val="0"/>
          <w:numId w:val="17"/>
        </w:numPr>
        <w:rPr>
          <w:del w:id="170" w:author="Name Required" w:date="2015-01-20T19:02:00Z"/>
          <w:rFonts w:ascii="Arial" w:hAnsi="Arial" w:cs="Arial"/>
          <w:szCs w:val="20"/>
        </w:rPr>
      </w:pPr>
      <w:del w:id="171" w:author="Name Required" w:date="2015-01-20T19:02:00Z">
        <w:r w:rsidDel="00DA5357">
          <w:rPr>
            <w:rFonts w:ascii="Arial" w:hAnsi="Arial" w:cs="Arial"/>
            <w:szCs w:val="20"/>
          </w:rPr>
          <w:delText>Segregat</w:delText>
        </w:r>
        <w:r w:rsidR="009C2DB9" w:rsidRPr="00DE4B53" w:rsidDel="00DA5357">
          <w:rPr>
            <w:rFonts w:ascii="Arial" w:hAnsi="Arial" w:cs="Arial"/>
            <w:szCs w:val="20"/>
          </w:rPr>
          <w:delText>es trust groups (public or hidden) per administrator defined policy</w:delText>
        </w:r>
      </w:del>
    </w:p>
    <w:p w14:paraId="785A0F9B" w14:textId="352D0C8B" w:rsidR="009C2DB9" w:rsidRPr="00DE4B53" w:rsidDel="00DA5357" w:rsidRDefault="009C2DB9" w:rsidP="00F716A4">
      <w:pPr>
        <w:pStyle w:val="ListParagraph"/>
        <w:numPr>
          <w:ilvl w:val="0"/>
          <w:numId w:val="17"/>
        </w:numPr>
        <w:rPr>
          <w:del w:id="172" w:author="Name Required" w:date="2015-01-20T19:02:00Z"/>
          <w:rFonts w:ascii="Arial" w:hAnsi="Arial" w:cs="Arial"/>
          <w:szCs w:val="20"/>
        </w:rPr>
      </w:pPr>
      <w:del w:id="173" w:author="Name Required" w:date="2015-01-20T19:02:00Z">
        <w:r w:rsidRPr="00DE4B53" w:rsidDel="00DA5357">
          <w:rPr>
            <w:rFonts w:ascii="Arial" w:hAnsi="Arial" w:cs="Arial"/>
            <w:szCs w:val="20"/>
          </w:rPr>
          <w:delText>Facilitates encrypted communication via email, and out-of-band contact via phone, IM, etc.</w:delText>
        </w:r>
      </w:del>
    </w:p>
    <w:p w14:paraId="3215A5CB" w14:textId="1C46EDB7" w:rsidR="009C2DB9" w:rsidRPr="00DE4B53" w:rsidDel="00DA5357" w:rsidRDefault="009C2DB9" w:rsidP="00F716A4">
      <w:pPr>
        <w:pStyle w:val="ListParagraph"/>
        <w:numPr>
          <w:ilvl w:val="0"/>
          <w:numId w:val="17"/>
        </w:numPr>
        <w:rPr>
          <w:del w:id="174" w:author="Name Required" w:date="2015-01-20T19:02:00Z"/>
          <w:rFonts w:ascii="Arial" w:hAnsi="Arial" w:cs="Arial"/>
          <w:szCs w:val="20"/>
        </w:rPr>
      </w:pPr>
      <w:del w:id="175" w:author="Name Required" w:date="2015-01-20T19:02:00Z">
        <w:r w:rsidRPr="00DE4B53" w:rsidDel="00DA5357">
          <w:rPr>
            <w:rFonts w:ascii="Arial" w:hAnsi="Arial" w:cs="Arial"/>
            <w:szCs w:val="20"/>
          </w:rPr>
          <w:delText>Provides a secure wiki for holding information contributed by users and other group knowledge</w:delText>
        </w:r>
      </w:del>
    </w:p>
    <w:p w14:paraId="03863996" w14:textId="681A4850" w:rsidR="009C2DB9" w:rsidRPr="00DE4B53" w:rsidDel="00DA5357" w:rsidRDefault="009C2DB9" w:rsidP="00F716A4">
      <w:pPr>
        <w:pStyle w:val="ListParagraph"/>
        <w:numPr>
          <w:ilvl w:val="0"/>
          <w:numId w:val="17"/>
        </w:numPr>
        <w:rPr>
          <w:del w:id="176" w:author="Name Required" w:date="2015-01-20T19:02:00Z"/>
          <w:rFonts w:ascii="Arial" w:hAnsi="Arial" w:cs="Arial"/>
          <w:szCs w:val="20"/>
        </w:rPr>
      </w:pPr>
      <w:del w:id="177" w:author="Name Required" w:date="2015-01-20T19:02:00Z">
        <w:r w:rsidRPr="00DE4B53" w:rsidDel="00DA5357">
          <w:rPr>
            <w:rFonts w:ascii="Arial" w:hAnsi="Arial" w:cs="Arial"/>
            <w:szCs w:val="20"/>
          </w:rPr>
          <w:delText>Holds attributes about users</w:delText>
        </w:r>
      </w:del>
    </w:p>
    <w:p w14:paraId="4F5BE4FE" w14:textId="04A5F1D4" w:rsidR="009C2DB9" w:rsidRPr="00DE4B53" w:rsidDel="00DA5357" w:rsidRDefault="009C2DB9" w:rsidP="00F716A4">
      <w:pPr>
        <w:pStyle w:val="ListParagraph"/>
        <w:numPr>
          <w:ilvl w:val="1"/>
          <w:numId w:val="17"/>
        </w:numPr>
        <w:rPr>
          <w:del w:id="178" w:author="Name Required" w:date="2015-01-20T19:02:00Z"/>
          <w:rFonts w:ascii="Arial" w:hAnsi="Arial" w:cs="Arial"/>
          <w:szCs w:val="20"/>
        </w:rPr>
      </w:pPr>
      <w:del w:id="179" w:author="Name Required" w:date="2015-01-20T19:02:00Z">
        <w:r w:rsidRPr="00DE4B53" w:rsidDel="00DA5357">
          <w:rPr>
            <w:rFonts w:ascii="Arial" w:hAnsi="Arial" w:cs="Arial"/>
            <w:szCs w:val="20"/>
          </w:rPr>
          <w:delText>Name, nick-name (handle) to identify them in wiki</w:delText>
        </w:r>
      </w:del>
    </w:p>
    <w:p w14:paraId="136CB247" w14:textId="6D3AF9F3" w:rsidR="009C2DB9" w:rsidRPr="00DE4B53" w:rsidDel="00DA5357" w:rsidRDefault="009C2DB9" w:rsidP="00F716A4">
      <w:pPr>
        <w:pStyle w:val="ListParagraph"/>
        <w:numPr>
          <w:ilvl w:val="1"/>
          <w:numId w:val="17"/>
        </w:numPr>
        <w:rPr>
          <w:del w:id="180" w:author="Name Required" w:date="2015-01-20T19:02:00Z"/>
          <w:rFonts w:ascii="Arial" w:hAnsi="Arial" w:cs="Arial"/>
          <w:szCs w:val="20"/>
        </w:rPr>
      </w:pPr>
      <w:del w:id="181" w:author="Name Required" w:date="2015-01-20T19:02:00Z">
        <w:r w:rsidRPr="00DE4B53" w:rsidDel="00DA5357">
          <w:rPr>
            <w:rFonts w:ascii="Arial" w:hAnsi="Arial" w:cs="Arial"/>
            <w:szCs w:val="20"/>
          </w:rPr>
          <w:delText>Telephone number for out-of-band communication</w:delText>
        </w:r>
      </w:del>
    </w:p>
    <w:p w14:paraId="4C0004A4" w14:textId="0A93D85D" w:rsidR="009C2DB9" w:rsidRPr="00DE4B53" w:rsidDel="00DA5357" w:rsidRDefault="009C2DB9" w:rsidP="00F716A4">
      <w:pPr>
        <w:pStyle w:val="ListParagraph"/>
        <w:numPr>
          <w:ilvl w:val="1"/>
          <w:numId w:val="17"/>
        </w:numPr>
        <w:rPr>
          <w:del w:id="182" w:author="Name Required" w:date="2015-01-20T19:02:00Z"/>
          <w:rFonts w:ascii="Arial" w:hAnsi="Arial" w:cs="Arial"/>
          <w:szCs w:val="20"/>
        </w:rPr>
      </w:pPr>
      <w:del w:id="183" w:author="Name Required" w:date="2015-01-20T19:02:00Z">
        <w:r w:rsidRPr="00DE4B53" w:rsidDel="00DA5357">
          <w:rPr>
            <w:rFonts w:ascii="Arial" w:hAnsi="Arial" w:cs="Arial"/>
            <w:szCs w:val="20"/>
          </w:rPr>
          <w:delText>Closest airport to facilitate meeting in person when on the road</w:delText>
        </w:r>
      </w:del>
    </w:p>
    <w:p w14:paraId="37BEDFEB" w14:textId="64E02FA4" w:rsidR="009C2DB9" w:rsidRPr="00DE4B53" w:rsidDel="00DA5357" w:rsidRDefault="009C2DB9" w:rsidP="00F716A4">
      <w:pPr>
        <w:pStyle w:val="ListParagraph"/>
        <w:numPr>
          <w:ilvl w:val="1"/>
          <w:numId w:val="17"/>
        </w:numPr>
        <w:rPr>
          <w:del w:id="184" w:author="Name Required" w:date="2015-01-20T19:02:00Z"/>
          <w:rFonts w:ascii="Arial" w:hAnsi="Arial" w:cs="Arial"/>
          <w:szCs w:val="20"/>
        </w:rPr>
      </w:pPr>
      <w:del w:id="185" w:author="Name Required" w:date="2015-01-20T19:02:00Z">
        <w:r w:rsidRPr="00DE4B53" w:rsidDel="00DA5357">
          <w:rPr>
            <w:rFonts w:ascii="Arial" w:hAnsi="Arial" w:cs="Arial"/>
            <w:szCs w:val="20"/>
          </w:rPr>
          <w:delText>PGP (or GPG) encryption key</w:delText>
        </w:r>
      </w:del>
    </w:p>
    <w:p w14:paraId="30A11A21" w14:textId="079087D7" w:rsidR="009C2DB9" w:rsidRPr="00DE4B53" w:rsidDel="00DA5357" w:rsidRDefault="009C2DB9" w:rsidP="00F716A4">
      <w:pPr>
        <w:pStyle w:val="ListParagraph"/>
        <w:numPr>
          <w:ilvl w:val="1"/>
          <w:numId w:val="17"/>
        </w:numPr>
        <w:rPr>
          <w:del w:id="186" w:author="Name Required" w:date="2015-01-20T19:02:00Z"/>
          <w:rFonts w:ascii="Arial" w:hAnsi="Arial" w:cs="Arial"/>
          <w:szCs w:val="20"/>
        </w:rPr>
      </w:pPr>
      <w:del w:id="187" w:author="Name Required" w:date="2015-01-20T19:02:00Z">
        <w:r w:rsidRPr="00DE4B53" w:rsidDel="00DA5357">
          <w:rPr>
            <w:rFonts w:ascii="Arial" w:hAnsi="Arial" w:cs="Arial"/>
            <w:szCs w:val="20"/>
          </w:rPr>
          <w:delText>Instant messaging system username</w:delText>
        </w:r>
      </w:del>
    </w:p>
    <w:p w14:paraId="2F744313" w14:textId="6FB7574C" w:rsidR="009C2DB9" w:rsidRPr="00AF3035" w:rsidDel="00DA5357" w:rsidRDefault="009C2DB9" w:rsidP="004A5D11">
      <w:pPr>
        <w:pStyle w:val="Heading9"/>
        <w:rPr>
          <w:del w:id="188" w:author="Name Required" w:date="2015-01-20T19:02:00Z"/>
        </w:rPr>
      </w:pPr>
      <w:del w:id="189" w:author="Name Required" w:date="2015-01-20T19:02:00Z">
        <w:r w:rsidRPr="00AF3035" w:rsidDel="00DA5357">
          <w:delText xml:space="preserve">What does the </w:delText>
        </w:r>
        <w:r w:rsidR="0042587E" w:rsidDel="00DA5357">
          <w:delText>O</w:delText>
        </w:r>
        <w:r w:rsidRPr="00AF3035" w:rsidDel="00DA5357">
          <w:delText>ps-</w:delText>
        </w:r>
        <w:r w:rsidR="0042587E" w:rsidDel="00DA5357">
          <w:delText>T</w:delText>
        </w:r>
        <w:r w:rsidRPr="00AF3035" w:rsidDel="00DA5357">
          <w:delText>rust portal do now?</w:delText>
        </w:r>
      </w:del>
    </w:p>
    <w:p w14:paraId="562B90AC" w14:textId="6E951B13" w:rsidR="009C2DB9" w:rsidDel="00DA5357" w:rsidRDefault="009C2DB9" w:rsidP="00AF3035">
      <w:pPr>
        <w:pStyle w:val="conops-body"/>
        <w:rPr>
          <w:del w:id="190" w:author="Name Required" w:date="2015-01-20T19:02:00Z"/>
        </w:rPr>
      </w:pPr>
      <w:del w:id="191"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 xml:space="preserve">rust portal currently does a good job of the nomination and vouching workflow that allows user accounts to be set up and attributes populated. It then does a good job of segregating trust groups </w:delText>
        </w:r>
        <w:r w:rsidR="006274C5" w:rsidDel="00DA5357">
          <w:delText>from</w:delText>
        </w:r>
        <w:r w:rsidDel="00DA5357">
          <w:delText xml:space="preserve"> each other, including facilitating encrypted email communications and storing data in a wiki.</w:delText>
        </w:r>
      </w:del>
    </w:p>
    <w:p w14:paraId="6059FEEF" w14:textId="7509BD03" w:rsidR="009C2DB9" w:rsidRPr="00163361" w:rsidDel="00DA5357" w:rsidRDefault="009C2DB9" w:rsidP="00AF3035">
      <w:pPr>
        <w:pStyle w:val="conops-body"/>
        <w:rPr>
          <w:del w:id="192" w:author="Name Required" w:date="2015-01-20T19:02:00Z"/>
        </w:rPr>
      </w:pPr>
      <w:del w:id="193" w:author="Name Required" w:date="2015-01-20T19:02:00Z">
        <w:r w:rsidDel="00DA5357">
          <w:delText xml:space="preserve">There are several weaknesses or limitations to the way the </w:delText>
        </w:r>
        <w:r w:rsidR="0042587E" w:rsidDel="00DA5357">
          <w:delText>Ops</w:delText>
        </w:r>
        <w:r w:rsidDel="00DA5357">
          <w:delText>-</w:delText>
        </w:r>
        <w:r w:rsidR="0042587E" w:rsidDel="00DA5357">
          <w:delText>T</w:delText>
        </w:r>
        <w:r w:rsidDel="00DA5357">
          <w:delText xml:space="preserve">rust portal works and is used. All IOC data is passed around at present is in arbitrary forms (ASCII text columnar data in random field orderings, CSV files, PDF files, etc.) and may be in the body of an email, as a MIME attachment, or in a file specified by a URL in the body of the message. Often long lines of columnar data get wrapped and are difficult to read or parse with scripts. Cutting/pasting into security systems is difficult, if not impossible when thousands of lines of data are included in some random field in a large columnar list. </w:delText>
        </w:r>
        <w:r w:rsidR="009222A9" w:rsidDel="00DA5357">
          <w:delText>Traffic Light Protocol (</w:delText>
        </w:r>
        <w:r w:rsidDel="00DA5357">
          <w:delText>TLP</w:delText>
        </w:r>
        <w:r w:rsidR="009222A9" w:rsidDel="00DA5357">
          <w:delText>)</w:delText>
        </w:r>
        <w:r w:rsidR="009222A9" w:rsidDel="00DA5357">
          <w:rPr>
            <w:rStyle w:val="FootnoteReference"/>
          </w:rPr>
          <w:footnoteReference w:id="8"/>
        </w:r>
        <w:r w:rsidDel="00DA5357">
          <w:delText xml:space="preserve"> tagging is done in random ways (if done at all), and TLP tags in the body of a message do not get included when an attached file is saved to disk. The subject line of emails includes the list and it, and the list trailer at the bottom of the email, must be manually scrubbed when forwarding a message off-list. Users must read every message in a thread in order to keep up on new data that may involve hosts or networks that the reader is respo</w:delText>
        </w:r>
        <w:r w:rsidR="006274C5" w:rsidDel="00DA5357">
          <w:delText>nsible for protecting, and wide</w:delText>
        </w:r>
        <w:r w:rsidDel="00DA5357">
          <w:delText xml:space="preserve">spread and rapidly progressing events can generate dozens or even hundreds of messages in a day, which is difficult to keep up with. </w:delText>
        </w:r>
      </w:del>
    </w:p>
    <w:p w14:paraId="7795F89A" w14:textId="29796458" w:rsidR="009C2DB9" w:rsidRPr="006C4BF8" w:rsidDel="00DA5357" w:rsidRDefault="0042587E" w:rsidP="00F43547">
      <w:pPr>
        <w:pStyle w:val="Heading9"/>
        <w:rPr>
          <w:del w:id="196" w:author="Name Required" w:date="2015-01-20T19:02:00Z"/>
        </w:rPr>
      </w:pPr>
      <w:del w:id="197" w:author="Name Required" w:date="2015-01-20T19:02:00Z">
        <w:r w:rsidDel="00DA5357">
          <w:delText>What is lacking from the O</w:delText>
        </w:r>
        <w:r w:rsidR="009C2DB9" w:rsidRPr="006C4BF8" w:rsidDel="00DA5357">
          <w:delText>ps-</w:delText>
        </w:r>
        <w:r w:rsidDel="00DA5357">
          <w:delText>T</w:delText>
        </w:r>
        <w:r w:rsidR="009C2DB9" w:rsidRPr="006C4BF8" w:rsidDel="00DA5357">
          <w:delText>rust portal?</w:delText>
        </w:r>
      </w:del>
    </w:p>
    <w:p w14:paraId="4F6F2DB8" w14:textId="661C7238" w:rsidR="009C2DB9" w:rsidRPr="00FD26EC" w:rsidDel="00DA5357" w:rsidRDefault="009C2DB9" w:rsidP="00AF3035">
      <w:pPr>
        <w:pStyle w:val="conops-body"/>
        <w:rPr>
          <w:del w:id="198" w:author="Name Required" w:date="2015-01-20T19:02:00Z"/>
        </w:rPr>
      </w:pPr>
      <w:del w:id="199" w:author="Name Required" w:date="2015-01-20T19:02:00Z">
        <w:r w:rsidDel="00DA5357">
          <w:delText>The princi</w:delText>
        </w:r>
        <w:r w:rsidR="0042587E" w:rsidDel="00DA5357">
          <w:delText>ple mechanism lacking from the O</w:delText>
        </w:r>
        <w:r w:rsidDel="00DA5357">
          <w:delText>ps-</w:delText>
        </w:r>
        <w:r w:rsidR="0042587E" w:rsidDel="00DA5357">
          <w:delText>T</w:delText>
        </w:r>
        <w:r w:rsidDel="00DA5357">
          <w:delText xml:space="preserve">rust portal is the ability to pre-process IOC data sent by users so as to notify each user when a thread pertains to them (because IOCs match pre-defined lists that the user cares about), and more specifically, which email messages contain IOCs of interest. The data necessary to do such filtering and altering is not stored in the </w:delText>
        </w:r>
        <w:r w:rsidR="0042587E" w:rsidDel="00DA5357">
          <w:delText>O</w:delText>
        </w:r>
        <w:r w:rsidDel="00DA5357">
          <w:delText>ps-</w:delText>
        </w:r>
        <w:r w:rsidR="0042587E" w:rsidDel="00DA5357">
          <w:delText>T</w:delText>
        </w:r>
        <w:r w:rsidDel="00DA5357">
          <w:delText>rust portal database, nor is there a standardized mechanism for passing machine-pars</w:delText>
        </w:r>
        <w:r w:rsidR="00DF01A1" w:rsidDel="00DA5357">
          <w:delText>e</w:delText>
        </w:r>
        <w:r w:rsidDel="00DA5357">
          <w:delText xml:space="preserve">able data into the portal to facilitate workflow automation. The </w:delText>
        </w:r>
        <w:r w:rsidR="0042587E" w:rsidDel="00DA5357">
          <w:delText>O</w:delText>
        </w:r>
        <w:r w:rsidDel="00DA5357">
          <w:delText>ps-</w:delText>
        </w:r>
        <w:r w:rsidR="0042587E" w:rsidDel="00DA5357">
          <w:delText>T</w:delText>
        </w:r>
        <w:r w:rsidDel="00DA5357">
          <w:delText>rust portal is also monolithic and focused on managing the trust groups and users, not on making data analytics and visualization capabilities available to help process the IOC data that is available throughout the user base. It does not have capabilities to anonymize data, nor to associated TLP tags with data such that filtering and anonymization does not rely solely on humans knowing when/how to filter and anonymize data, and on them never making mistakes.</w:delText>
        </w:r>
      </w:del>
    </w:p>
    <w:p w14:paraId="7739DCC2" w14:textId="6C56BF42" w:rsidR="009C2DB9" w:rsidRPr="006C4BF8" w:rsidDel="00DA5357" w:rsidRDefault="009C2DB9" w:rsidP="004A5D11">
      <w:pPr>
        <w:pStyle w:val="Heading9"/>
        <w:rPr>
          <w:del w:id="200" w:author="Name Required" w:date="2015-01-20T19:02:00Z"/>
        </w:rPr>
      </w:pPr>
      <w:del w:id="201" w:author="Name Required" w:date="2015-01-20T19:02:00Z">
        <w:r w:rsidRPr="006C4BF8" w:rsidDel="00DA5357">
          <w:delText>How does it need to change?</w:delText>
        </w:r>
      </w:del>
    </w:p>
    <w:p w14:paraId="01D6F46B" w14:textId="37AA0B3F" w:rsidR="009C2DB9" w:rsidRPr="00E44A62" w:rsidDel="00DA5357" w:rsidRDefault="006274C5" w:rsidP="00AF3035">
      <w:pPr>
        <w:pStyle w:val="conops-body"/>
        <w:rPr>
          <w:del w:id="202" w:author="Name Required" w:date="2015-01-20T19:02:00Z"/>
        </w:rPr>
      </w:pPr>
      <w:del w:id="203"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rust portal, written in Perl with a PostgreSQL database backend, needs to be refactored, using a model-view-controller framework (MVC) framework such as Catalyst (</w:delText>
        </w:r>
        <w:r w:rsidRPr="00A759F1" w:rsidDel="00DA5357">
          <w:delText>http://www.catalystframework.org/</w:delText>
        </w:r>
        <w:r w:rsidDel="00DA5357">
          <w:delText>), to separate the front end UI capabilities from the back-end database and portal workflow processes so as to provide an API that alternate UI components can access via a standardized mechanism such as a RESTful HTTPS interface</w:delText>
        </w:r>
        <w:r w:rsidR="009C2DB9" w:rsidDel="00DA5357">
          <w:delText xml:space="preserve">. </w:delText>
        </w:r>
        <w:r w:rsidDel="00DA5357">
          <w:delText>The UI needs to be refactored to improve usability and provide access to both user and administrator functions.</w:delText>
        </w:r>
        <w:r w:rsidR="009C2DB9" w:rsidDel="00DA5357">
          <w:delText xml:space="preserve"> It needs to have additional user attributes added to facilitate the filtering and notification process described above, as well as </w:delText>
        </w:r>
        <w:r w:rsidR="00DF01A1" w:rsidDel="00DA5357">
          <w:delText xml:space="preserve">to </w:delText>
        </w:r>
        <w:r w:rsidR="009C2DB9" w:rsidDel="00DA5357">
          <w:delText xml:space="preserve">have workflow processing features added to perform some of the manual filtering and searching capabilities. The account management features need to be extended to support AAA and RBAC features that use mechanisms such as roles and TLP tagging to ensure exported data is filtered and/or anonymized in accordance with user-defined policies. </w:delText>
        </w:r>
        <w:r w:rsidDel="00DA5357">
          <w:delText>Once the MVC conversion has been completed</w:delText>
        </w:r>
        <w:r w:rsidR="009C2DB9" w:rsidDel="00DA5357">
          <w:delText>, and some of the additional attributes and features necessary to semi-automate information sharing, an application penetration test needs to be performed to satisfy requirements of the authors for publicly releasing the code as an open source project.</w:delText>
        </w:r>
      </w:del>
    </w:p>
    <w:p w14:paraId="2E6B5CC0" w14:textId="117E3B31" w:rsidR="009C2DB9" w:rsidRPr="00DE4B53" w:rsidDel="00DA5357" w:rsidRDefault="009C2DB9" w:rsidP="004A5D11">
      <w:pPr>
        <w:pStyle w:val="Heading9"/>
        <w:rPr>
          <w:del w:id="204" w:author="Name Required" w:date="2015-01-20T19:02:00Z"/>
        </w:rPr>
      </w:pPr>
      <w:del w:id="205" w:author="Name Required" w:date="2015-01-20T19:02:00Z">
        <w:r w:rsidRPr="00DE4B53" w:rsidDel="00DA5357">
          <w:delText>Why is this relevant?</w:delText>
        </w:r>
      </w:del>
    </w:p>
    <w:p w14:paraId="67D20E36" w14:textId="6C8C7FC9" w:rsidR="009C2DB9" w:rsidDel="00DA5357" w:rsidRDefault="009C2DB9" w:rsidP="00AF3035">
      <w:pPr>
        <w:pStyle w:val="conops-body"/>
        <w:rPr>
          <w:del w:id="206" w:author="Name Required" w:date="2015-01-20T19:02:00Z"/>
        </w:rPr>
      </w:pPr>
      <w:del w:id="207" w:author="Name Required" w:date="2015-01-20T19:02:00Z">
        <w:r w:rsidDel="00DA5357">
          <w:delText xml:space="preserve">Adding features to enable trusted sharing of machine-parseable IOCs between instances of the </w:delText>
        </w:r>
        <w:r w:rsidR="0019276F" w:rsidDel="00DA5357">
          <w:delText>O</w:delText>
        </w:r>
        <w:r w:rsidDel="00DA5357">
          <w:delText>ps-</w:delText>
        </w:r>
        <w:r w:rsidR="0019276F" w:rsidDel="00DA5357">
          <w:delText>T</w:delText>
        </w:r>
        <w:r w:rsidDel="00DA5357">
          <w:delText xml:space="preserve">rust portal makes it possible to scale trusted information sharing to a larger population than the existing </w:delText>
        </w:r>
        <w:r w:rsidR="0019276F" w:rsidDel="00DA5357">
          <w:delText>O</w:delText>
        </w:r>
        <w:r w:rsidDel="00DA5357">
          <w:delText>ps-</w:delText>
        </w:r>
        <w:r w:rsidR="0019276F" w:rsidDel="00DA5357">
          <w:delText>T</w:delText>
        </w:r>
        <w:r w:rsidDel="00DA5357">
          <w:delText>rust group is capable of growing. Having additional attributes for users enables workflow automation of notification of IOCs relevant to their constituencies, which speeds response. Eventually, features that ensure the chain-of-custody and provenance of security data that can be used as evidence in criminal or civil legal proceedings, combined with the machine-pars</w:delText>
        </w:r>
        <w:r w:rsidR="006C5CF2" w:rsidDel="00DA5357">
          <w:delText>e</w:delText>
        </w:r>
        <w:r w:rsidDel="00DA5357">
          <w:delText>able nature of the data exchange, will facilitate reporting computer crimes to law enforcement in a manner that speeds their investigations and helps more accurately scope and prioritize investigations.</w:delText>
        </w:r>
      </w:del>
    </w:p>
    <w:p w14:paraId="35A871EC" w14:textId="385267E1" w:rsidR="00EE00B8" w:rsidDel="00DA5357" w:rsidRDefault="00EE00B8" w:rsidP="00EE00B8">
      <w:pPr>
        <w:pStyle w:val="Heading2"/>
        <w:rPr>
          <w:del w:id="208" w:author="Name Required" w:date="2015-01-20T19:02:00Z"/>
        </w:rPr>
      </w:pPr>
      <w:del w:id="209" w:author="Name Required" w:date="2015-01-20T19:02:00Z">
        <w:r w:rsidRPr="00974235" w:rsidDel="00DA5357">
          <w:rPr>
            <w:szCs w:val="20"/>
          </w:rPr>
          <w:delText>1.2</w:delText>
        </w:r>
        <w:r w:rsidDel="00DA5357">
          <w:rPr>
            <w:szCs w:val="20"/>
          </w:rPr>
          <w:delText>.2</w:delText>
        </w:r>
        <w:r w:rsidRPr="00974235" w:rsidDel="00DA5357">
          <w:rPr>
            <w:szCs w:val="20"/>
          </w:rPr>
          <w:tab/>
        </w:r>
        <w:r w:rsidRPr="006C4BF8" w:rsidDel="00DA5357">
          <w:rPr>
            <w:szCs w:val="20"/>
          </w:rPr>
          <w:delText>Collective Intelligence Framework (CIF) Database</w:delText>
        </w:r>
      </w:del>
    </w:p>
    <w:p w14:paraId="1A2748C6" w14:textId="4C67FE86" w:rsidR="00EE00B8" w:rsidRPr="00DE4B53" w:rsidDel="00DA5357" w:rsidRDefault="00EE00B8" w:rsidP="00F716A4">
      <w:pPr>
        <w:pStyle w:val="ListParagraph"/>
        <w:numPr>
          <w:ilvl w:val="0"/>
          <w:numId w:val="18"/>
        </w:numPr>
        <w:rPr>
          <w:del w:id="210" w:author="Name Required" w:date="2015-01-20T19:02:00Z"/>
          <w:rFonts w:ascii="Arial" w:hAnsi="Arial" w:cs="Arial"/>
          <w:szCs w:val="20"/>
        </w:rPr>
      </w:pPr>
      <w:del w:id="211" w:author="Name Required" w:date="2015-01-20T19:02:00Z">
        <w:r w:rsidRPr="00DE4B53" w:rsidDel="00DA5357">
          <w:rPr>
            <w:rFonts w:ascii="Arial" w:hAnsi="Arial" w:cs="Arial"/>
            <w:szCs w:val="20"/>
          </w:rPr>
          <w:delText>“Indicators of Compromise”</w:delText>
        </w:r>
      </w:del>
    </w:p>
    <w:p w14:paraId="701F85D4" w14:textId="4C9C4813" w:rsidR="00EE00B8" w:rsidRPr="00DE4B53" w:rsidDel="00DA5357" w:rsidRDefault="00EE00B8" w:rsidP="00F716A4">
      <w:pPr>
        <w:pStyle w:val="ListParagraph"/>
        <w:numPr>
          <w:ilvl w:val="0"/>
          <w:numId w:val="18"/>
        </w:numPr>
        <w:rPr>
          <w:del w:id="212" w:author="Name Required" w:date="2015-01-20T19:02:00Z"/>
          <w:rFonts w:ascii="Arial" w:hAnsi="Arial" w:cs="Arial"/>
          <w:szCs w:val="20"/>
        </w:rPr>
      </w:pPr>
      <w:del w:id="213" w:author="Name Required" w:date="2015-01-20T19:02:00Z">
        <w:r w:rsidRPr="00DE4B53" w:rsidDel="00DA5357">
          <w:rPr>
            <w:rFonts w:ascii="Arial" w:hAnsi="Arial" w:cs="Arial"/>
            <w:szCs w:val="20"/>
          </w:rPr>
          <w:delText>Hashes of malicious software</w:delText>
        </w:r>
      </w:del>
    </w:p>
    <w:p w14:paraId="045E152C" w14:textId="0544EFC4" w:rsidR="00EE00B8" w:rsidRPr="00DE4B53" w:rsidDel="00DA5357" w:rsidRDefault="00EE00B8" w:rsidP="00F716A4">
      <w:pPr>
        <w:pStyle w:val="ListParagraph"/>
        <w:numPr>
          <w:ilvl w:val="0"/>
          <w:numId w:val="18"/>
        </w:numPr>
        <w:rPr>
          <w:del w:id="214" w:author="Name Required" w:date="2015-01-20T19:02:00Z"/>
          <w:rFonts w:ascii="Arial" w:hAnsi="Arial" w:cs="Arial"/>
          <w:szCs w:val="20"/>
        </w:rPr>
      </w:pPr>
      <w:del w:id="215" w:author="Name Required" w:date="2015-01-20T19:02:00Z">
        <w:r w:rsidRPr="00DE4B53" w:rsidDel="00DA5357">
          <w:rPr>
            <w:rFonts w:ascii="Arial" w:hAnsi="Arial" w:cs="Arial"/>
            <w:szCs w:val="20"/>
          </w:rPr>
          <w:delText>IP addresses, CIDR network address blocks, and DNS domain names associated with malicious activity (e.g., from sandboxes)</w:delText>
        </w:r>
      </w:del>
    </w:p>
    <w:p w14:paraId="285EF5E7" w14:textId="40AEEF1F" w:rsidR="00EE00B8" w:rsidRPr="00DE4B53" w:rsidDel="00DA5357" w:rsidRDefault="00EE00B8" w:rsidP="00F716A4">
      <w:pPr>
        <w:pStyle w:val="ListParagraph"/>
        <w:numPr>
          <w:ilvl w:val="0"/>
          <w:numId w:val="18"/>
        </w:numPr>
        <w:rPr>
          <w:del w:id="216" w:author="Name Required" w:date="2015-01-20T19:02:00Z"/>
          <w:rFonts w:ascii="Arial" w:hAnsi="Arial" w:cs="Arial"/>
          <w:szCs w:val="20"/>
        </w:rPr>
      </w:pPr>
      <w:del w:id="217" w:author="Name Required" w:date="2015-01-20T19:02:00Z">
        <w:r w:rsidRPr="00DE4B53" w:rsidDel="00DA5357">
          <w:rPr>
            <w:rFonts w:ascii="Arial" w:hAnsi="Arial" w:cs="Arial"/>
            <w:szCs w:val="20"/>
          </w:rPr>
          <w:delText>Builds context about attacker activity over time</w:delText>
        </w:r>
      </w:del>
    </w:p>
    <w:p w14:paraId="5E0C6C3E" w14:textId="12184597" w:rsidR="00EE00B8" w:rsidRPr="00DE4B53" w:rsidDel="00DA5357" w:rsidRDefault="00EE00B8" w:rsidP="00F716A4">
      <w:pPr>
        <w:pStyle w:val="ListParagraph"/>
        <w:numPr>
          <w:ilvl w:val="0"/>
          <w:numId w:val="18"/>
        </w:numPr>
        <w:rPr>
          <w:del w:id="218" w:author="Name Required" w:date="2015-01-20T19:02:00Z"/>
          <w:rFonts w:ascii="Arial" w:hAnsi="Arial" w:cs="Arial"/>
          <w:szCs w:val="20"/>
        </w:rPr>
      </w:pPr>
      <w:del w:id="219" w:author="Name Required" w:date="2015-01-20T19:02:00Z">
        <w:r w:rsidRPr="00DE4B53" w:rsidDel="00DA5357">
          <w:rPr>
            <w:rFonts w:ascii="Arial" w:hAnsi="Arial" w:cs="Arial"/>
            <w:szCs w:val="20"/>
          </w:rPr>
          <w:delText>Produces feeds of indicators for watchlists, searching hard drives, rules for security devices, etc.</w:delText>
        </w:r>
      </w:del>
    </w:p>
    <w:p w14:paraId="1DA171C0" w14:textId="483276B7" w:rsidR="00EE00B8" w:rsidRPr="006C4BF8" w:rsidDel="00DA5357" w:rsidRDefault="00EE00B8" w:rsidP="00F43547">
      <w:pPr>
        <w:pStyle w:val="Heading9"/>
        <w:rPr>
          <w:del w:id="220" w:author="Name Required" w:date="2015-01-20T19:02:00Z"/>
        </w:rPr>
      </w:pPr>
      <w:del w:id="221" w:author="Name Required" w:date="2015-01-20T19:02:00Z">
        <w:r w:rsidRPr="006C4BF8" w:rsidDel="00DA5357">
          <w:delText>What can CIF do now?</w:delText>
        </w:r>
      </w:del>
    </w:p>
    <w:p w14:paraId="63E0D586" w14:textId="170B2162" w:rsidR="00EE00B8" w:rsidDel="00DA5357" w:rsidRDefault="00EE00B8" w:rsidP="00DF01A1">
      <w:pPr>
        <w:pStyle w:val="conops-body"/>
        <w:rPr>
          <w:del w:id="222" w:author="Name Required" w:date="2015-01-20T19:02:00Z"/>
        </w:rPr>
      </w:pPr>
      <w:del w:id="223" w:author="Name Required" w:date="2015-01-20T19:02:00Z">
        <w:r w:rsidDel="00DA5357">
          <w:delText>CIF provides a database of historic IOCs obtained from feeds that it consumes on a regular basis. In turn, CIF produces feeds of IOCs that can be used for watchlists, access control lists, IPS rules, etc. The PRISEM system uses CIF to produce watchlists that are used by the Python based Botnets detectors processing real-time Net</w:delText>
        </w:r>
        <w:r w:rsidR="00C85BCB" w:rsidDel="00DA5357">
          <w:delText>F</w:delText>
        </w:r>
        <w:r w:rsidDel="00DA5357">
          <w:delText>low V5 records sent from network devices for real-time detection of suspect flows. CIF correlates data in its tables, associating IOCs from multiple sources, as well as enriching the data by looking up ASNs, domain name to IP address associations, etc. Users can enter IOC data using CIF’s browser plug-in, the CIFglue application from Verizon, or through the CIF API.</w:delText>
        </w:r>
      </w:del>
    </w:p>
    <w:p w14:paraId="32BC933B" w14:textId="1FBA286B" w:rsidR="00EE00B8" w:rsidDel="00DA5357" w:rsidRDefault="00EE00B8" w:rsidP="00DF01A1">
      <w:pPr>
        <w:pStyle w:val="conops-body"/>
        <w:rPr>
          <w:del w:id="224" w:author="Name Required" w:date="2015-01-20T19:02:00Z"/>
        </w:rPr>
      </w:pPr>
      <w:del w:id="225" w:author="Name Required" w:date="2015-01-20T19:02:00Z">
        <w:r w:rsidDel="00DA5357">
          <w:delText xml:space="preserve">The PRISEM system also processes </w:delText>
        </w:r>
        <w:r w:rsidR="00C85BCB" w:rsidDel="00DA5357">
          <w:delText>“</w:delText>
        </w:r>
        <w:r w:rsidDel="00DA5357">
          <w:delText>SEARCH</w:delText>
        </w:r>
        <w:r w:rsidR="00C85BCB" w:rsidDel="00DA5357">
          <w:delText>”</w:delText>
        </w:r>
        <w:r w:rsidDel="00DA5357">
          <w:delText xml:space="preserve"> records that are added to CIF when someone searches, putting those IP addresses or CIDR blocks that are searched for, but produce no results, into a watchlist. A more accurate way to do this is to have users explicitly put suspicious IP addresses or CIDR blocks into CIF with special tagging that is then used to generate a watchlist.</w:delText>
        </w:r>
      </w:del>
    </w:p>
    <w:p w14:paraId="07691966" w14:textId="43AD5EF2" w:rsidR="00EE00B8" w:rsidRPr="006C4BF8" w:rsidDel="00DA5357" w:rsidRDefault="00EE00B8" w:rsidP="00F43547">
      <w:pPr>
        <w:pStyle w:val="Heading9"/>
        <w:rPr>
          <w:del w:id="226" w:author="Name Required" w:date="2015-01-20T19:02:00Z"/>
        </w:rPr>
      </w:pPr>
      <w:del w:id="227" w:author="Name Required" w:date="2015-01-20T19:02:00Z">
        <w:r w:rsidRPr="006C4BF8" w:rsidDel="00DA5357">
          <w:delText>What is lacking from CIF at present?</w:delText>
        </w:r>
      </w:del>
    </w:p>
    <w:p w14:paraId="2E9E7E32" w14:textId="57AD18E7" w:rsidR="00EE00B8" w:rsidDel="00DA5357" w:rsidRDefault="00EE00B8" w:rsidP="00DF01A1">
      <w:pPr>
        <w:pStyle w:val="conops-body"/>
        <w:rPr>
          <w:del w:id="228" w:author="Name Required" w:date="2015-01-20T19:02:00Z"/>
        </w:rPr>
      </w:pPr>
      <w:del w:id="229" w:author="Name Required" w:date="2015-01-20T19:02:00Z">
        <w:r w:rsidDel="00DA5357">
          <w:delText xml:space="preserve">While not a lack of features in CIF, per se, the way CIF is being used is lacking in potential. While the PRISEM uses CIF to generate watchlists for real-time network flow detectors, and creates a special watchlist for “SEARCH” records as described above to watch for highly suspicious events, PRISEM users (and </w:delText>
        </w:r>
        <w:r w:rsidR="00355884" w:rsidDel="00DA5357">
          <w:delText>the vendor portal</w:delText>
        </w:r>
        <w:r w:rsidDel="00DA5357">
          <w:delText>) are not taking advantage of the full power of watchlists be</w:delText>
        </w:r>
        <w:r w:rsidR="00355884" w:rsidDel="00DA5357">
          <w:delText xml:space="preserve">cause users must know how to </w:delText>
        </w:r>
        <w:r w:rsidDel="00DA5357">
          <w:delText xml:space="preserve">manually enter data using one of the secondary CIF-specific mechanisms listed above as the </w:delText>
        </w:r>
        <w:r w:rsidR="00355884" w:rsidDel="00DA5357">
          <w:delText>vendor</w:delText>
        </w:r>
        <w:r w:rsidDel="00DA5357">
          <w:delText xml:space="preserve"> portal does not currently provide this ability.</w:delText>
        </w:r>
      </w:del>
    </w:p>
    <w:p w14:paraId="115C1803" w14:textId="3B04AF53" w:rsidR="00EE00B8" w:rsidDel="00DA5357" w:rsidRDefault="00EE00B8" w:rsidP="00DF01A1">
      <w:pPr>
        <w:pStyle w:val="conops-body"/>
        <w:rPr>
          <w:del w:id="230" w:author="Name Required" w:date="2015-01-20T19:02:00Z"/>
        </w:rPr>
      </w:pPr>
      <w:del w:id="231" w:author="Name Required" w:date="2015-01-20T19:02:00Z">
        <w:r w:rsidDel="00DA5357">
          <w:delText>CIF is also not being used to store security event information related to alerts that are positively identified by analysts as being true-positive indicators of compromise (or confirmation of IOCs sent to the system or entered manually by analysts.) Were these events to be stored, they would be correlated with other IOCs and could be published as a feed to interested outside parties.</w:delText>
        </w:r>
      </w:del>
    </w:p>
    <w:p w14:paraId="5B12C3AC" w14:textId="3DC6E6A8" w:rsidR="00EE00B8" w:rsidRPr="00C7660F" w:rsidDel="00DA5357" w:rsidRDefault="00EE00B8" w:rsidP="00F43547">
      <w:pPr>
        <w:pStyle w:val="Heading9"/>
        <w:rPr>
          <w:del w:id="232" w:author="Name Required" w:date="2015-01-20T19:02:00Z"/>
        </w:rPr>
      </w:pPr>
      <w:del w:id="233" w:author="Name Required" w:date="2015-01-20T19:02:00Z">
        <w:r w:rsidRPr="00C7660F" w:rsidDel="00DA5357">
          <w:delText>How does it need to change?</w:delText>
        </w:r>
      </w:del>
    </w:p>
    <w:p w14:paraId="0FCA2E78" w14:textId="489B1607" w:rsidR="00355884" w:rsidDel="00DA5357" w:rsidRDefault="00C85BCB" w:rsidP="00355884">
      <w:pPr>
        <w:pStyle w:val="conops-body"/>
        <w:rPr>
          <w:del w:id="234" w:author="Name Required" w:date="2015-01-20T19:02:00Z"/>
        </w:rPr>
      </w:pPr>
      <w:del w:id="235" w:author="Name Required" w:date="2015-01-20T19:02:00Z">
        <w:r w:rsidDel="00DA5357">
          <w:delText xml:space="preserve">It is unknown how much data can be put into CIF before it reaches performance or storage limits. As part of the PRISEM deployment of CIF, mechanisms were put in place to regularly log the sizes of certain database tables and the database itself, and to log the amount of time it takes to pull feeds from outside sources, to perform correlation, and to index database tables (all processes that run from </w:delText>
        </w:r>
        <w:r w:rsidRPr="00DF01A1" w:rsidDel="00DA5357">
          <w:rPr>
            <w:rFonts w:ascii="Courier" w:hAnsi="Courier"/>
          </w:rPr>
          <w:delText>cron</w:delText>
        </w:r>
        <w:r w:rsidDel="00DA5357">
          <w:delText xml:space="preserve"> on a scheduled basis). This information </w:delText>
        </w:r>
        <w:r w:rsidR="00E053AF" w:rsidDel="00DA5357">
          <w:delText>has only been used to answer questions at given points in time, but the intention was to perform linear regression on this data on a regular basis to estimate when resource limitations will be hit (e.g., when the disk drive is expected to be filled to 100%, or when the CPU processing capacity approaches 100% on a continual basis.) This would allow better monitoring of resources, tuning of system parameters, and estimation of hardware capacity required as the PRISEM population increases. All of these features would be made available to the CIF developers to extend the capability of all CIF users to be pro-active about their deployment infrastructure.</w:delText>
        </w:r>
      </w:del>
    </w:p>
    <w:p w14:paraId="0E84C674" w14:textId="00A8E2E3" w:rsidR="00EE00B8" w:rsidRPr="00C7660F" w:rsidDel="00DA5357" w:rsidRDefault="00EE00B8" w:rsidP="00F43547">
      <w:pPr>
        <w:pStyle w:val="Heading9"/>
        <w:rPr>
          <w:del w:id="236" w:author="Name Required" w:date="2015-01-20T19:02:00Z"/>
        </w:rPr>
      </w:pPr>
      <w:del w:id="237" w:author="Name Required" w:date="2015-01-20T19:02:00Z">
        <w:r w:rsidRPr="00C7660F" w:rsidDel="00DA5357">
          <w:delText>Why is this relevant?</w:delText>
        </w:r>
      </w:del>
    </w:p>
    <w:p w14:paraId="5A655987" w14:textId="3C5D709C" w:rsidR="00355884" w:rsidDel="00DA5357" w:rsidRDefault="00E053AF" w:rsidP="00355884">
      <w:pPr>
        <w:pStyle w:val="conops-body"/>
        <w:rPr>
          <w:del w:id="238" w:author="Name Required" w:date="2015-01-20T19:02:00Z"/>
        </w:rPr>
      </w:pPr>
      <w:del w:id="239" w:author="Name Required" w:date="2015-01-20T19:02:00Z">
        <w:r w:rsidDel="00DA5357">
          <w:delText xml:space="preserve">As CIF is a “work in progress” and constantly undergoing development, the community of users is often called upon to help identify bug fixes and feature additions that can be made available to the CIF development team via Git “pull” requests. This helps improve the generally available release of CIF and minimizes the need to maintain add-on patches independent of CIF releases. Since the intention of DIMS is to be replicated </w:delText>
        </w:r>
        <w:r w:rsidR="001D6937" w:rsidDel="00DA5357">
          <w:delText xml:space="preserve">in many regions, each of which </w:delText>
        </w:r>
        <w:r w:rsidDel="00DA5357">
          <w:delText>constitute</w:delText>
        </w:r>
        <w:r w:rsidR="001D6937" w:rsidDel="00DA5357">
          <w:delText>s</w:delText>
        </w:r>
        <w:r w:rsidDel="00DA5357">
          <w:delText xml:space="preserve"> a different mix of participants, security data sources feeding the central SIEM, etc., mechanisms to better identify capacity requirements and monitor runtime resource usage for minimum downtown becomes critical. The same machine learning algorithms used for resource monitoring are also useful for clustering and classification of security event data,</w:delText>
        </w:r>
        <w:r w:rsidR="005609BF" w:rsidDel="00DA5357">
          <w:delText xml:space="preserve"> so their implementation in a generalized framework increases the flexibility of their application.</w:delText>
        </w:r>
      </w:del>
    </w:p>
    <w:p w14:paraId="54560796" w14:textId="77DB074D" w:rsidR="00EE00B8" w:rsidDel="00DA5357" w:rsidRDefault="00EE00B8" w:rsidP="00EE00B8">
      <w:pPr>
        <w:pStyle w:val="Heading2"/>
        <w:rPr>
          <w:del w:id="240" w:author="Name Required" w:date="2015-01-20T19:02:00Z"/>
        </w:rPr>
      </w:pPr>
      <w:del w:id="241" w:author="Name Required" w:date="2015-01-20T19:02:00Z">
        <w:r w:rsidRPr="00974235" w:rsidDel="00DA5357">
          <w:rPr>
            <w:szCs w:val="20"/>
          </w:rPr>
          <w:delText>1.2</w:delText>
        </w:r>
        <w:r w:rsidDel="00DA5357">
          <w:rPr>
            <w:szCs w:val="20"/>
          </w:rPr>
          <w:delText>.2</w:delText>
        </w:r>
        <w:r w:rsidRPr="00974235" w:rsidDel="00DA5357">
          <w:rPr>
            <w:szCs w:val="20"/>
          </w:rPr>
          <w:tab/>
        </w:r>
        <w:r w:rsidDel="00DA5357">
          <w:rPr>
            <w:szCs w:val="20"/>
          </w:rPr>
          <w:delText xml:space="preserve">The prisem </w:delText>
        </w:r>
        <w:r w:rsidR="00AF3035" w:rsidDel="00DA5357">
          <w:rPr>
            <w:szCs w:val="20"/>
          </w:rPr>
          <w:delText>system</w:delText>
        </w:r>
      </w:del>
    </w:p>
    <w:p w14:paraId="036DF298" w14:textId="2018CB9C" w:rsidR="00EE00B8" w:rsidRPr="00DE4B53" w:rsidDel="00DA5357" w:rsidRDefault="00AF3035" w:rsidP="00F716A4">
      <w:pPr>
        <w:pStyle w:val="ListParagraph"/>
        <w:numPr>
          <w:ilvl w:val="0"/>
          <w:numId w:val="18"/>
        </w:numPr>
        <w:rPr>
          <w:del w:id="242" w:author="Name Required" w:date="2015-01-20T19:02:00Z"/>
          <w:rFonts w:ascii="Arial" w:hAnsi="Arial" w:cs="Arial"/>
          <w:szCs w:val="20"/>
        </w:rPr>
      </w:pPr>
      <w:del w:id="243" w:author="Name Required" w:date="2015-01-20T19:02:00Z">
        <w:r w:rsidRPr="00DE4B53" w:rsidDel="00DA5357">
          <w:rPr>
            <w:rFonts w:ascii="Arial" w:hAnsi="Arial" w:cs="Arial"/>
            <w:szCs w:val="20"/>
          </w:rPr>
          <w:delText>Event collection, correlation, archiving</w:delText>
        </w:r>
      </w:del>
    </w:p>
    <w:p w14:paraId="2C005051" w14:textId="53A86740" w:rsidR="00EE00B8" w:rsidRPr="00DE4B53" w:rsidDel="00DA5357" w:rsidRDefault="00AF3035" w:rsidP="00F716A4">
      <w:pPr>
        <w:pStyle w:val="ListParagraph"/>
        <w:numPr>
          <w:ilvl w:val="0"/>
          <w:numId w:val="18"/>
        </w:numPr>
        <w:rPr>
          <w:del w:id="244" w:author="Name Required" w:date="2015-01-20T19:02:00Z"/>
          <w:rFonts w:ascii="Arial" w:hAnsi="Arial" w:cs="Arial"/>
          <w:szCs w:val="20"/>
        </w:rPr>
      </w:pPr>
      <w:del w:id="245" w:author="Name Required" w:date="2015-01-20T19:02:00Z">
        <w:r w:rsidRPr="00DE4B53" w:rsidDel="00DA5357">
          <w:rPr>
            <w:rFonts w:ascii="Arial" w:hAnsi="Arial" w:cs="Arial"/>
            <w:szCs w:val="20"/>
          </w:rPr>
          <w:delText xml:space="preserve">Distillation of hundreds of alerts per day from </w:delText>
        </w:r>
        <w:r w:rsidR="003B39A7" w:rsidDel="00DA5357">
          <w:rPr>
            <w:rFonts w:ascii="Arial" w:hAnsi="Arial" w:cs="Arial"/>
            <w:szCs w:val="20"/>
          </w:rPr>
          <w:delText xml:space="preserve">(low) </w:delText>
        </w:r>
        <w:r w:rsidRPr="00DE4B53" w:rsidDel="00DA5357">
          <w:rPr>
            <w:rFonts w:ascii="Arial" w:hAnsi="Arial" w:cs="Arial"/>
            <w:szCs w:val="20"/>
          </w:rPr>
          <w:delText>tens of millions of events per day</w:delText>
        </w:r>
      </w:del>
    </w:p>
    <w:p w14:paraId="2315F584" w14:textId="7D29D865" w:rsidR="00EE00B8" w:rsidRPr="00DE4B53" w:rsidDel="00DA5357" w:rsidRDefault="00AF3035" w:rsidP="00F716A4">
      <w:pPr>
        <w:pStyle w:val="ListParagraph"/>
        <w:numPr>
          <w:ilvl w:val="0"/>
          <w:numId w:val="18"/>
        </w:numPr>
        <w:rPr>
          <w:del w:id="246" w:author="Name Required" w:date="2015-01-20T19:02:00Z"/>
          <w:rFonts w:ascii="Arial" w:hAnsi="Arial" w:cs="Arial"/>
          <w:szCs w:val="20"/>
        </w:rPr>
      </w:pPr>
      <w:del w:id="247" w:author="Name Required" w:date="2015-01-20T19:02:00Z">
        <w:r w:rsidRPr="00DE4B53" w:rsidDel="00DA5357">
          <w:rPr>
            <w:rFonts w:ascii="Arial" w:hAnsi="Arial" w:cs="Arial"/>
            <w:szCs w:val="20"/>
          </w:rPr>
          <w:delText>Integrates the NetFlow “Botnets” behavioral detection capability</w:delText>
        </w:r>
      </w:del>
    </w:p>
    <w:p w14:paraId="1C788460" w14:textId="714AD197" w:rsidR="00EE00B8" w:rsidRPr="00DE4B53" w:rsidDel="00DA5357" w:rsidRDefault="00AF3035" w:rsidP="00F716A4">
      <w:pPr>
        <w:pStyle w:val="ListParagraph"/>
        <w:numPr>
          <w:ilvl w:val="0"/>
          <w:numId w:val="18"/>
        </w:numPr>
        <w:rPr>
          <w:del w:id="248" w:author="Name Required" w:date="2015-01-20T19:02:00Z"/>
          <w:rFonts w:ascii="Arial" w:hAnsi="Arial" w:cs="Arial"/>
          <w:szCs w:val="20"/>
        </w:rPr>
      </w:pPr>
      <w:del w:id="249" w:author="Name Required" w:date="2015-01-20T19:02:00Z">
        <w:r w:rsidRPr="00DE4B53" w:rsidDel="00DA5357">
          <w:rPr>
            <w:rFonts w:ascii="Arial" w:hAnsi="Arial" w:cs="Arial"/>
            <w:szCs w:val="20"/>
          </w:rPr>
          <w:delText>Requires intensive administration and coding when provisioning new tenants</w:delText>
        </w:r>
      </w:del>
    </w:p>
    <w:p w14:paraId="567B0BEC" w14:textId="6078C131" w:rsidR="00EE00B8" w:rsidRPr="00DE4B53" w:rsidDel="00DA5357" w:rsidRDefault="00AF3035" w:rsidP="00F716A4">
      <w:pPr>
        <w:pStyle w:val="ListParagraph"/>
        <w:numPr>
          <w:ilvl w:val="0"/>
          <w:numId w:val="18"/>
        </w:numPr>
        <w:rPr>
          <w:del w:id="250" w:author="Name Required" w:date="2015-01-20T19:02:00Z"/>
          <w:rFonts w:ascii="Arial" w:hAnsi="Arial" w:cs="Arial"/>
          <w:szCs w:val="20"/>
        </w:rPr>
      </w:pPr>
      <w:del w:id="251" w:author="Name Required" w:date="2015-01-20T19:02:00Z">
        <w:r w:rsidRPr="00DE4B53" w:rsidDel="00DA5357">
          <w:rPr>
            <w:rFonts w:ascii="Arial" w:hAnsi="Arial" w:cs="Arial"/>
            <w:szCs w:val="20"/>
          </w:rPr>
          <w:delText>Proprietary vendor portal the principal user interface</w:delText>
        </w:r>
      </w:del>
    </w:p>
    <w:p w14:paraId="49854DA7" w14:textId="4F777CB1" w:rsidR="00EE00B8" w:rsidRPr="00C7660F" w:rsidDel="00DA5357" w:rsidRDefault="00EE00B8" w:rsidP="00F43547">
      <w:pPr>
        <w:pStyle w:val="Heading9"/>
        <w:rPr>
          <w:del w:id="252" w:author="Name Required" w:date="2015-01-20T19:02:00Z"/>
        </w:rPr>
      </w:pPr>
      <w:del w:id="253" w:author="Name Required" w:date="2015-01-20T19:02:00Z">
        <w:r w:rsidRPr="00C7660F" w:rsidDel="00DA5357">
          <w:delText xml:space="preserve">What can </w:delText>
        </w:r>
        <w:r w:rsidDel="00DA5357">
          <w:delText>PRISEM</w:delText>
        </w:r>
        <w:r w:rsidRPr="00C7660F" w:rsidDel="00DA5357">
          <w:delText xml:space="preserve"> do now?</w:delText>
        </w:r>
      </w:del>
    </w:p>
    <w:p w14:paraId="2C1B539E" w14:textId="277EE28F" w:rsidR="00EE00B8" w:rsidDel="00DA5357" w:rsidRDefault="005609BF" w:rsidP="00EE00B8">
      <w:pPr>
        <w:pStyle w:val="conops-body"/>
        <w:rPr>
          <w:del w:id="254" w:author="Name Required" w:date="2015-01-20T19:02:00Z"/>
        </w:rPr>
      </w:pPr>
      <w:del w:id="255" w:author="Name Required" w:date="2015-01-20T19:02:00Z">
        <w:r w:rsidDel="00DA5357">
          <w:delText>The PRISEM system has demonstrated that sharing event logs within a trust community improves the situational awareness across regional SLTT government entities, that collaborative response improves everyone</w:delText>
        </w:r>
        <w:r w:rsidR="009C01EB" w:rsidDel="00DA5357">
          <w:delText>’s</w:delText>
        </w:r>
        <w:r w:rsidDel="00DA5357">
          <w:delText xml:space="preserve"> capacity to respond and recover, and that situational awareness reports being fed back to the federal government through participation in Fusion Center activities. There are as many as five regional SLTT collaboration efforts that the PRISEM leadership has interacted with and who have expressed an interest in replicating what has been done within PRISEM</w:delText>
        </w:r>
        <w:r w:rsidR="003B39A7" w:rsidDel="00DA5357">
          <w:delText xml:space="preserve"> (see </w:delText>
        </w:r>
        <w:r w:rsidR="001D6937" w:rsidDel="00DA5357">
          <w:delText xml:space="preserve">Section 2.2 Users and Other </w:delText>
        </w:r>
        <w:r w:rsidR="003B39A7" w:rsidDel="00DA5357">
          <w:delText>Stakeholders)</w:delText>
        </w:r>
        <w:r w:rsidDel="00DA5357">
          <w:delText>.</w:delText>
        </w:r>
      </w:del>
    </w:p>
    <w:p w14:paraId="2F63A2ED" w14:textId="1CD0CB75" w:rsidR="00EE00B8" w:rsidRPr="00C7660F" w:rsidDel="00DA5357" w:rsidRDefault="00EE00B8" w:rsidP="00F43547">
      <w:pPr>
        <w:pStyle w:val="Heading9"/>
        <w:rPr>
          <w:del w:id="256" w:author="Name Required" w:date="2015-01-20T19:02:00Z"/>
        </w:rPr>
      </w:pPr>
      <w:del w:id="257" w:author="Name Required" w:date="2015-01-20T19:02:00Z">
        <w:r w:rsidRPr="00C7660F" w:rsidDel="00DA5357">
          <w:delText xml:space="preserve">What is lacking from </w:delText>
        </w:r>
        <w:r w:rsidDel="00DA5357">
          <w:delText>PRISEM</w:delText>
        </w:r>
        <w:r w:rsidRPr="00C7660F" w:rsidDel="00DA5357">
          <w:delText xml:space="preserve"> at present?</w:delText>
        </w:r>
      </w:del>
    </w:p>
    <w:p w14:paraId="47B5EE47" w14:textId="281F24E3" w:rsidR="00EE00B8" w:rsidDel="00DA5357" w:rsidRDefault="005609BF" w:rsidP="00EE00B8">
      <w:pPr>
        <w:pStyle w:val="conops-body"/>
        <w:rPr>
          <w:del w:id="258" w:author="Name Required" w:date="2015-01-20T19:02:00Z"/>
        </w:rPr>
      </w:pPr>
      <w:del w:id="259" w:author="Name Required" w:date="2015-01-20T19:02:00Z">
        <w:r w:rsidDel="00DA5357">
          <w:delText>There are limitations in what PRISEM is capable of doing, primar</w:delText>
        </w:r>
        <w:r w:rsidR="006274C5" w:rsidDel="00DA5357">
          <w:delText xml:space="preserve">ily based on the commercial off the </w:delText>
        </w:r>
        <w:r w:rsidDel="00DA5357">
          <w:delText>shelf SIEM system at its core, and the reliance on a proprietary vendor portal for the user interface that PRISEM participants use on a daily basis. There is no flexible and secure real</w:delText>
        </w:r>
        <w:r w:rsidR="0042587E" w:rsidDel="00DA5357">
          <w:delText>-</w:delText>
        </w:r>
        <w:r w:rsidDel="00DA5357">
          <w:delText>time communication vehicle that PRISEM participants use on a regular basis, and interaction among PRISEM participants and analyst resources could be much higher. Also related to the use of the vendor portal is a limitation on the visualization and analytic capabilities. The portal only supports what the vendor has programmed it to support. There is no easy way to integrate newly devel</w:delText>
        </w:r>
        <w:r w:rsidR="001D6937" w:rsidDel="00DA5357">
          <w:delText>oped features</w:delText>
        </w:r>
        <w:r w:rsidDel="00DA5357">
          <w:delText>,</w:delText>
        </w:r>
        <w:r w:rsidR="001D6937" w:rsidDel="00DA5357">
          <w:delText xml:space="preserve"> </w:delText>
        </w:r>
        <w:r w:rsidDel="00DA5357">
          <w:delText>visualization tools, or analytic algorithms that operate on the PRISEM datasets.</w:delText>
        </w:r>
      </w:del>
    </w:p>
    <w:p w14:paraId="2982FC2D" w14:textId="4DD6EDE2" w:rsidR="00EE00B8" w:rsidRPr="00C7660F" w:rsidDel="00DA5357" w:rsidRDefault="00EE00B8" w:rsidP="00F43547">
      <w:pPr>
        <w:pStyle w:val="Heading9"/>
        <w:rPr>
          <w:del w:id="260" w:author="Name Required" w:date="2015-01-20T19:02:00Z"/>
        </w:rPr>
      </w:pPr>
      <w:del w:id="261" w:author="Name Required" w:date="2015-01-20T19:02:00Z">
        <w:r w:rsidRPr="00C7660F" w:rsidDel="00DA5357">
          <w:delText>How does it need to change?</w:delText>
        </w:r>
      </w:del>
    </w:p>
    <w:p w14:paraId="51AB8714" w14:textId="69BB4557" w:rsidR="00AF3035" w:rsidRPr="00EE00B8" w:rsidDel="00DA5357" w:rsidRDefault="005609BF" w:rsidP="00AF3035">
      <w:pPr>
        <w:pStyle w:val="conops-body"/>
        <w:rPr>
          <w:del w:id="262" w:author="Name Required" w:date="2015-01-20T19:02:00Z"/>
        </w:rPr>
      </w:pPr>
      <w:del w:id="263" w:author="Name Required" w:date="2015-01-20T19:02:00Z">
        <w:r w:rsidDel="00DA5357">
          <w:delText xml:space="preserve">The underlying inter-process communication added to the PRISEM system in recent months provides a flexible and extensible mechanisms for Remote Procedure Call (RPC) invocation, as well as logging of information about queries and response times that can serve to estimate wait times for longer queries. This message bus architecture is also programming language agnostic, operating system agnostic, and </w:delText>
        </w:r>
        <w:r w:rsidR="00944F74" w:rsidDel="00DA5357">
          <w:delText>is using a structured command structure that allows self-description of the data being sent between programs to facilitate merging results from multiple processes (e.g., the “identify friend or foe” capability, anonymization and statistics, partitioning and filtering based on participant network allocation attributes, etc.) A new user interface that supports all of these capabilities in a flexible framework architecture will allow seamless integration between any SIEM product, any vendor portal, and any open source security tools that are appropriate for processing the kind of data held within PRISEM.</w:delText>
        </w:r>
      </w:del>
    </w:p>
    <w:p w14:paraId="211110C8" w14:textId="50600168" w:rsidR="00EE00B8" w:rsidRPr="00C7660F" w:rsidDel="00DA5357" w:rsidRDefault="00EE00B8" w:rsidP="00F43547">
      <w:pPr>
        <w:pStyle w:val="Heading9"/>
        <w:rPr>
          <w:del w:id="264" w:author="Name Required" w:date="2015-01-20T19:02:00Z"/>
        </w:rPr>
      </w:pPr>
      <w:del w:id="265" w:author="Name Required" w:date="2015-01-20T19:02:00Z">
        <w:r w:rsidRPr="00C7660F" w:rsidDel="00DA5357">
          <w:delText>Why is this relevant?</w:delText>
        </w:r>
      </w:del>
    </w:p>
    <w:p w14:paraId="3D45337A" w14:textId="780A8297" w:rsidR="00DE4B53" w:rsidRPr="00DE4B53" w:rsidDel="00DA5357" w:rsidRDefault="00944F74" w:rsidP="00DE4B53">
      <w:pPr>
        <w:pStyle w:val="conops-body"/>
        <w:rPr>
          <w:del w:id="266" w:author="Name Required" w:date="2015-01-20T19:02:00Z"/>
        </w:rPr>
      </w:pPr>
      <w:del w:id="267" w:author="Name Required" w:date="2015-01-20T19:02:00Z">
        <w:r w:rsidDel="00DA5357">
          <w:delText>Adding a layer of abstraction above the SIEM and vendor portal allows flexibility for any S</w:delText>
        </w:r>
        <w:r w:rsidRPr="00DE4B53" w:rsidDel="00DA5357">
          <w:delText>IEM, or any managed security service vendor, to be employed to build a PRISEM-like regional collaborative group. There are many competitors in this field, and none of them combines the features of universal compatibility, affordability across the full range of small to large SLTT collaborative groups, and ease of migration or interoperability as regional collaborative groups spontaneously form and grow. What do you do if two groups using two different SIEM products and two different vendor portals wish to merge? What do you do if the SIEM you are using reaches its end-of-life and is now longer supported, necessitating a migration of over a year</w:delText>
        </w:r>
        <w:r w:rsidRPr="00D45DBC" w:rsidDel="00DA5357">
          <w:delText>’s worth of normalized log data to be translated to a new product? What do you do if a group decides they want to replicate the PRISEM model, and now has to scope out a SIEM deploym</w:delText>
        </w:r>
        <w:r w:rsidRPr="00245938" w:rsidDel="00DA5357">
          <w:delText>ent and/or managed security service vendor contract for provisioning and support? These are all realistic questions, very hard to answer in the short term, very costly to enter in to, and take a significant effort to reach a go/no-go decision point. An abs</w:delText>
        </w:r>
        <w:r w:rsidRPr="00A7127C" w:rsidDel="00DA5357">
          <w:delText xml:space="preserve">traction layer that focuses on standardized data interchange, vendor-agnostic interfaces to data, and an open </w:delText>
        </w:r>
        <w:r w:rsidR="009C5F91" w:rsidRPr="002B4EC6" w:rsidDel="00DA5357">
          <w:delText>framework for new features, solves many of these problems and provides the affordability, flexibility, and scalability that is needed to reach nat</w:delText>
        </w:r>
        <w:r w:rsidR="009C5F91" w:rsidRPr="00A5041E" w:rsidDel="00DA5357">
          <w:delText>ional scope.</w:delText>
        </w:r>
      </w:del>
    </w:p>
    <w:p w14:paraId="32D6E86F" w14:textId="77777777" w:rsidR="00734224" w:rsidRPr="00974235" w:rsidRDefault="00734224" w:rsidP="00734224">
      <w:pPr>
        <w:spacing w:line="240" w:lineRule="auto"/>
        <w:jc w:val="left"/>
        <w:rPr>
          <w:rFonts w:cs="Arial"/>
          <w:b/>
        </w:rPr>
      </w:pPr>
      <w:r w:rsidRPr="00974235">
        <w:rPr>
          <w:rFonts w:cs="Arial"/>
          <w:b/>
        </w:rPr>
        <w:t>SECTION 2:</w:t>
      </w:r>
      <w:r w:rsidRPr="00974235">
        <w:rPr>
          <w:rFonts w:cs="Arial"/>
          <w:b/>
        </w:rPr>
        <w:tab/>
      </w:r>
      <w:r w:rsidRPr="00974235">
        <w:rPr>
          <w:rFonts w:cs="Arial"/>
          <w:b/>
          <w:caps/>
        </w:rPr>
        <w:t>Operations and Support Description</w:t>
      </w:r>
    </w:p>
    <w:p w14:paraId="243F8F3A" w14:textId="77777777" w:rsidR="008E5BD1" w:rsidRDefault="00C82401" w:rsidP="00C82401">
      <w:pPr>
        <w:pStyle w:val="conops-body"/>
      </w:pPr>
      <w:r w:rsidRPr="00C82401">
        <w:t xml:space="preserve">This section identifies and explains the mission objectives of the DIMS project in terms of </w:t>
      </w:r>
      <w:r>
        <w:t xml:space="preserve">users and other </w:t>
      </w:r>
      <w:r w:rsidRPr="00C82401">
        <w:t>stakeholders,</w:t>
      </w:r>
      <w:r>
        <w:t xml:space="preserve"> and specific operations and support missions.</w:t>
      </w:r>
    </w:p>
    <w:p w14:paraId="130A64D0" w14:textId="0708ED16" w:rsidR="00734224" w:rsidRPr="008E5BD1" w:rsidRDefault="008E5BD1" w:rsidP="008E5BD1">
      <w:pPr>
        <w:pStyle w:val="conops-body"/>
        <w:rPr>
          <w:b/>
        </w:rPr>
      </w:pPr>
      <w:r w:rsidRPr="008E5BD1">
        <w:t xml:space="preserve">As the DIMS system relies upon and integrates multiple existing and future open source software components, it </w:t>
      </w:r>
      <w:r>
        <w:t>will be</w:t>
      </w:r>
      <w:r w:rsidRPr="008E5BD1">
        <w:t xml:space="preserve"> developed using an Agile programming development methodology (as opposed to the classic “waterfall” development methodology with its sequential processes.) This document, therefore, is a “living document” that will be updated as the project proceeds and as cyclic input/feedback from users and testers is received.</w:t>
      </w:r>
      <w:r w:rsidR="00224C09">
        <w:t xml:space="preserve"> Sections to be addressed in future releases of this document are listed as </w:t>
      </w:r>
      <w:r w:rsidR="00224C09" w:rsidRPr="00224C09">
        <w:rPr>
          <w:b/>
        </w:rPr>
        <w:t>TBA</w:t>
      </w:r>
      <w:r w:rsidR="00224C09">
        <w:t>.</w:t>
      </w:r>
    </w:p>
    <w:p w14:paraId="66DFFB67" w14:textId="1CA2870C" w:rsidR="000074AD" w:rsidRPr="000074AD" w:rsidRDefault="00734224" w:rsidP="000074AD">
      <w:pPr>
        <w:pStyle w:val="Heading8"/>
        <w:tabs>
          <w:tab w:val="left" w:pos="450"/>
        </w:tabs>
        <w:spacing w:before="0" w:after="0" w:line="240" w:lineRule="auto"/>
        <w:ind w:left="446" w:hanging="446"/>
        <w:rPr>
          <w:szCs w:val="20"/>
        </w:rPr>
      </w:pPr>
      <w:r w:rsidRPr="00C82401">
        <w:rPr>
          <w:szCs w:val="20"/>
        </w:rPr>
        <w:t>2.1</w:t>
      </w:r>
      <w:r w:rsidRPr="00C82401">
        <w:rPr>
          <w:szCs w:val="20"/>
        </w:rPr>
        <w:tab/>
        <w:t>Missions (Primary/Secondary)</w:t>
      </w:r>
    </w:p>
    <w:p w14:paraId="241C26A9" w14:textId="454D9F3D" w:rsidR="008E5BD1" w:rsidRPr="00D24213" w:rsidRDefault="008E5BD1" w:rsidP="00C82401">
      <w:pPr>
        <w:pStyle w:val="conops-body"/>
      </w:pPr>
      <w:r>
        <w:t>The primary mission objectives for the DIMS system are operational in nature</w:t>
      </w:r>
      <w:r w:rsidR="00ED4877">
        <w:t>, focused on facilitating the exchange of operational intelligence and applying this intelligence to more efficiently respond and recover from cyber compromise.</w:t>
      </w:r>
      <w:r>
        <w:t xml:space="preserve"> </w:t>
      </w:r>
      <w:r w:rsidR="00ED4877">
        <w:t>The secondary mission objectives are to create a framework in which tools to support the primary mission objectives can more quickly and easily be integrated and brought to bear on advancing techniques on the attacker side or the equation. These missions will be described in this section in detail by way of examples of how users and stakeholders will use the DIMS system.</w:t>
      </w:r>
    </w:p>
    <w:p w14:paraId="123BAF36" w14:textId="7457D830" w:rsidR="00734224" w:rsidRPr="000074AD" w:rsidRDefault="00C82401" w:rsidP="00F716A4">
      <w:pPr>
        <w:pStyle w:val="Heading8"/>
        <w:numPr>
          <w:ilvl w:val="1"/>
          <w:numId w:val="22"/>
        </w:numPr>
      </w:pPr>
      <w:r w:rsidRPr="00C82401">
        <w:t>Users and Other Stakeholders</w:t>
      </w:r>
    </w:p>
    <w:p w14:paraId="457A0272" w14:textId="036E76D5" w:rsidR="0004125A" w:rsidRPr="00762DDA" w:rsidRDefault="0004125A" w:rsidP="00DE4B53">
      <w:pPr>
        <w:pStyle w:val="conops-body"/>
      </w:pPr>
      <w:r w:rsidRPr="00762DDA">
        <w:t xml:space="preserve">DIMS is being designed to facilitate trusted information sharing among multiple stakeholder groups, as well as enhancing the ability of a federate group like the PRISEM membership to manage security incidents using a model of event and alert information sharing. A diagram showing a representative subset of these stakeholders and the types of data that will be shared is seen in </w:t>
      </w:r>
      <w:r w:rsidRPr="00762DDA">
        <w:fldChar w:fldCharType="begin"/>
      </w:r>
      <w:r w:rsidRPr="00762DDA">
        <w:instrText xml:space="preserve"> REF _Ref256876011 \h </w:instrText>
      </w:r>
      <w:r w:rsidRPr="00762DDA">
        <w:fldChar w:fldCharType="separate"/>
      </w:r>
      <w:r w:rsidR="00913185">
        <w:t xml:space="preserve">Figure </w:t>
      </w:r>
      <w:r w:rsidR="00913185">
        <w:rPr>
          <w:noProof/>
        </w:rPr>
        <w:t>3</w:t>
      </w:r>
      <w:r w:rsidRPr="00762DDA">
        <w:fldChar w:fldCharType="end"/>
      </w:r>
      <w:r w:rsidRPr="00762DDA">
        <w:t>.</w:t>
      </w:r>
    </w:p>
    <w:p w14:paraId="6F0B4800" w14:textId="77777777" w:rsidR="0004125A" w:rsidRDefault="0004125A" w:rsidP="00391694">
      <w:pPr>
        <w:pStyle w:val="ListParagraph"/>
        <w:keepNext/>
        <w:spacing w:after="120"/>
        <w:ind w:left="446"/>
        <w:jc w:val="center"/>
      </w:pPr>
      <w:r>
        <w:rPr>
          <w:noProof/>
        </w:rPr>
        <w:drawing>
          <wp:inline distT="0" distB="0" distL="0" distR="0" wp14:anchorId="59CF313A" wp14:editId="78C4D011">
            <wp:extent cx="3603202" cy="3092377"/>
            <wp:effectExtent l="25400" t="25400" r="29210" b="323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dataflows-v1.png"/>
                    <pic:cNvPicPr/>
                  </pic:nvPicPr>
                  <pic:blipFill>
                    <a:blip r:embed="rId16">
                      <a:extLst>
                        <a:ext uri="{28A0092B-C50C-407E-A947-70E740481C1C}">
                          <a14:useLocalDpi xmlns:a14="http://schemas.microsoft.com/office/drawing/2010/main" val="0"/>
                        </a:ext>
                      </a:extLst>
                    </a:blip>
                    <a:stretch>
                      <a:fillRect/>
                    </a:stretch>
                  </pic:blipFill>
                  <pic:spPr>
                    <a:xfrm>
                      <a:off x="0" y="0"/>
                      <a:ext cx="3604291" cy="3093312"/>
                    </a:xfrm>
                    <a:prstGeom prst="rect">
                      <a:avLst/>
                    </a:prstGeom>
                    <a:ln>
                      <a:solidFill>
                        <a:schemeClr val="tx1"/>
                      </a:solidFill>
                    </a:ln>
                  </pic:spPr>
                </pic:pic>
              </a:graphicData>
            </a:graphic>
          </wp:inline>
        </w:drawing>
      </w:r>
    </w:p>
    <w:p w14:paraId="2B191AC3" w14:textId="3553EE02" w:rsidR="002F6933" w:rsidRDefault="0004125A" w:rsidP="004E3953">
      <w:pPr>
        <w:pStyle w:val="Caption"/>
        <w:spacing w:after="120" w:line="240" w:lineRule="auto"/>
      </w:pPr>
      <w:bookmarkStart w:id="268" w:name="_Ref256876011"/>
      <w:bookmarkStart w:id="269" w:name="_Ref256876004"/>
      <w:bookmarkStart w:id="270" w:name="_Toc257840221"/>
      <w:r>
        <w:t xml:space="preserve">Figure </w:t>
      </w:r>
      <w:fldSimple w:instr=" SEQ Figure \* ARABIC ">
        <w:r w:rsidR="00913185">
          <w:rPr>
            <w:noProof/>
          </w:rPr>
          <w:t>3</w:t>
        </w:r>
      </w:fldSimple>
      <w:bookmarkEnd w:id="268"/>
      <w:r>
        <w:t xml:space="preserve"> - Data Flows Between Stakeholders</w:t>
      </w:r>
      <w:bookmarkEnd w:id="269"/>
      <w:bookmarkEnd w:id="270"/>
    </w:p>
    <w:p w14:paraId="7AB974EA" w14:textId="1DA0C0E6" w:rsidR="0004125A" w:rsidRPr="00762DDA" w:rsidDel="008028C6" w:rsidRDefault="0004125A" w:rsidP="00DE4B53">
      <w:pPr>
        <w:pStyle w:val="conops-body"/>
        <w:rPr>
          <w:del w:id="271" w:author="Name Required" w:date="2015-03-22T17:07:00Z"/>
        </w:rPr>
      </w:pPr>
      <w:del w:id="272" w:author="Name Required" w:date="2015-03-22T17:07:00Z">
        <w:r w:rsidRPr="00762DDA" w:rsidDel="008028C6">
          <w:delText>The full list of stakeholders includes:</w:delText>
        </w:r>
      </w:del>
    </w:p>
    <w:p w14:paraId="37C723C1" w14:textId="16D3D742" w:rsidR="0004125A" w:rsidRPr="00762DDA" w:rsidDel="008028C6" w:rsidRDefault="0004125A" w:rsidP="00F716A4">
      <w:pPr>
        <w:pStyle w:val="ListParagraph"/>
        <w:numPr>
          <w:ilvl w:val="0"/>
          <w:numId w:val="30"/>
        </w:numPr>
        <w:spacing w:after="120"/>
        <w:contextualSpacing w:val="0"/>
        <w:rPr>
          <w:del w:id="273" w:author="Name Required" w:date="2015-03-22T17:07:00Z"/>
          <w:rFonts w:ascii="Arial" w:hAnsi="Arial" w:cs="Arial"/>
          <w:szCs w:val="20"/>
        </w:rPr>
      </w:pPr>
      <w:del w:id="274" w:author="Name Required" w:date="2015-03-22T17:07:00Z">
        <w:r w:rsidRPr="00762DDA" w:rsidDel="008028C6">
          <w:rPr>
            <w:rFonts w:ascii="Arial" w:hAnsi="Arial" w:cs="Arial"/>
            <w:szCs w:val="20"/>
          </w:rPr>
          <w:delText>PRISEM participants: Existing participants in the PRISEM project in the Puget Sound will be the primary users of the DIMS system. DIMS is being designed to provide them with advanced mechanisms for rapid response, situational aware</w:delText>
        </w:r>
        <w:r w:rsidR="00F526E9" w:rsidDel="008028C6">
          <w:rPr>
            <w:rFonts w:ascii="Arial" w:hAnsi="Arial" w:cs="Arial"/>
            <w:szCs w:val="20"/>
          </w:rPr>
          <w:delText>ness</w:delText>
        </w:r>
        <w:r w:rsidRPr="00762DDA" w:rsidDel="008028C6">
          <w:rPr>
            <w:rFonts w:ascii="Arial" w:hAnsi="Arial" w:cs="Arial"/>
            <w:szCs w:val="20"/>
          </w:rPr>
          <w:delText xml:space="preserve">, and communication within the trusted group. Next highest priority is to provide structured data interchange between the existing </w:delText>
        </w:r>
        <w:r w:rsidR="0042587E" w:rsidDel="008028C6">
          <w:rPr>
            <w:rFonts w:ascii="Arial" w:hAnsi="Arial" w:cs="Arial"/>
            <w:szCs w:val="20"/>
          </w:rPr>
          <w:delText>O</w:delText>
        </w:r>
        <w:r w:rsidRPr="00762DDA" w:rsidDel="008028C6">
          <w:rPr>
            <w:rFonts w:ascii="Arial" w:hAnsi="Arial" w:cs="Arial"/>
            <w:szCs w:val="20"/>
          </w:rPr>
          <w:delText>ps-</w:delText>
        </w:r>
        <w:r w:rsidR="0042587E" w:rsidDel="008028C6">
          <w:rPr>
            <w:rFonts w:ascii="Arial" w:hAnsi="Arial" w:cs="Arial"/>
            <w:szCs w:val="20"/>
          </w:rPr>
          <w:delText>T</w:delText>
        </w:r>
        <w:r w:rsidRPr="00762DDA" w:rsidDel="008028C6">
          <w:rPr>
            <w:rFonts w:ascii="Arial" w:hAnsi="Arial" w:cs="Arial"/>
            <w:szCs w:val="20"/>
          </w:rPr>
          <w:delText xml:space="preserve">rust portal and the DIMS system, allowing lateral sharing of IOCs and observables between the existing </w:delText>
        </w:r>
        <w:r w:rsidR="0042587E" w:rsidDel="008028C6">
          <w:rPr>
            <w:rFonts w:ascii="Arial" w:hAnsi="Arial" w:cs="Arial"/>
            <w:szCs w:val="20"/>
          </w:rPr>
          <w:delText>O</w:delText>
        </w:r>
        <w:r w:rsidRPr="00762DDA" w:rsidDel="008028C6">
          <w:rPr>
            <w:rFonts w:ascii="Arial" w:hAnsi="Arial" w:cs="Arial"/>
            <w:szCs w:val="20"/>
          </w:rPr>
          <w:delText>ps-</w:delText>
        </w:r>
        <w:r w:rsidR="0042587E" w:rsidDel="008028C6">
          <w:rPr>
            <w:rFonts w:ascii="Arial" w:hAnsi="Arial" w:cs="Arial"/>
            <w:szCs w:val="20"/>
          </w:rPr>
          <w:delText>T</w:delText>
        </w:r>
        <w:r w:rsidRPr="00762DDA" w:rsidDel="008028C6">
          <w:rPr>
            <w:rFonts w:ascii="Arial" w:hAnsi="Arial" w:cs="Arial"/>
            <w:szCs w:val="20"/>
          </w:rPr>
          <w:delText xml:space="preserve">rust community members and PRISEM participants as allowed by policy (or with redaction and/or anonymization, as appropriate.) Some features added to the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portal by the DIMS project team will be integrated in such a manner that they are available to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members without having to use the DIMS front end software. Those users who are not part of the existing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community, or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members willing to learn a new interface, can use the DIMS front end and will have access to a larger set of features than are available via the normal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rust services.</w:delText>
        </w:r>
      </w:del>
    </w:p>
    <w:p w14:paraId="4180278E" w14:textId="20A78780" w:rsidR="00C34AE7" w:rsidRPr="00762DDA" w:rsidDel="008028C6" w:rsidRDefault="00C34AE7" w:rsidP="00F716A4">
      <w:pPr>
        <w:pStyle w:val="ListParagraph"/>
        <w:numPr>
          <w:ilvl w:val="0"/>
          <w:numId w:val="30"/>
        </w:numPr>
        <w:spacing w:after="120"/>
        <w:contextualSpacing w:val="0"/>
        <w:rPr>
          <w:del w:id="275" w:author="Name Required" w:date="2015-03-22T17:07:00Z"/>
          <w:rFonts w:ascii="Arial" w:hAnsi="Arial" w:cs="Arial"/>
          <w:szCs w:val="20"/>
        </w:rPr>
      </w:pPr>
      <w:del w:id="276" w:author="Name Required" w:date="2015-03-22T17:07:00Z">
        <w:r w:rsidRPr="00762DDA" w:rsidDel="008028C6">
          <w:rPr>
            <w:rFonts w:ascii="Arial" w:hAnsi="Arial" w:cs="Arial"/>
            <w:szCs w:val="20"/>
          </w:rPr>
          <w:delText>PRISEM Administrators and DIMS developers: Related to the PRISEM membership is an entity being formed to administer the PRISEM model in the form of a not-for-profit organization responsible for daily operations, system administration, provisioning of SIEM collectors and SIEM configuration, training, etc. This entity is still being formulated and does not exist today (however it is likely to exist before the end of the option year for the DIMS project.) The DIMS developers will also serve as system administrators, trainers, and user support for the initial DIMS deployment while the PRISEM stand-alone entity is being stood up.</w:delText>
        </w:r>
      </w:del>
    </w:p>
    <w:p w14:paraId="4E5EE0FC" w14:textId="53F62FB8" w:rsidR="00734224" w:rsidRPr="00762DDA" w:rsidDel="008028C6" w:rsidRDefault="00734224" w:rsidP="00F716A4">
      <w:pPr>
        <w:pStyle w:val="ListParagraph"/>
        <w:numPr>
          <w:ilvl w:val="0"/>
          <w:numId w:val="30"/>
        </w:numPr>
        <w:spacing w:after="120"/>
        <w:contextualSpacing w:val="0"/>
        <w:rPr>
          <w:del w:id="277" w:author="Name Required" w:date="2015-03-22T17:07:00Z"/>
          <w:rFonts w:ascii="Arial" w:hAnsi="Arial" w:cs="Arial"/>
          <w:szCs w:val="20"/>
        </w:rPr>
      </w:pPr>
      <w:del w:id="278" w:author="Name Required" w:date="2015-03-22T17:07:00Z">
        <w:r w:rsidRPr="00762DDA" w:rsidDel="008028C6">
          <w:rPr>
            <w:rFonts w:ascii="Arial" w:hAnsi="Arial" w:cs="Arial"/>
            <w:szCs w:val="20"/>
          </w:rPr>
          <w:delText>US-CERT: Provide</w:delText>
        </w:r>
        <w:r w:rsidR="002F6933" w:rsidRPr="00762DDA" w:rsidDel="008028C6">
          <w:rPr>
            <w:rFonts w:ascii="Arial" w:hAnsi="Arial" w:cs="Arial"/>
            <w:szCs w:val="20"/>
          </w:rPr>
          <w:delText>s</w:delText>
        </w:r>
        <w:r w:rsidRPr="00762DDA" w:rsidDel="008028C6">
          <w:rPr>
            <w:rFonts w:ascii="Arial" w:hAnsi="Arial" w:cs="Arial"/>
            <w:szCs w:val="20"/>
          </w:rPr>
          <w:delText xml:space="preserve"> </w:delText>
        </w:r>
        <w:r w:rsidR="002F6933" w:rsidRPr="00762DDA" w:rsidDel="008028C6">
          <w:rPr>
            <w:rFonts w:ascii="Arial" w:hAnsi="Arial" w:cs="Arial"/>
            <w:szCs w:val="20"/>
          </w:rPr>
          <w:delText xml:space="preserve">IOCs in </w:delText>
        </w:r>
        <w:r w:rsidRPr="00762DDA" w:rsidDel="008028C6">
          <w:rPr>
            <w:rFonts w:ascii="Arial" w:hAnsi="Arial" w:cs="Arial"/>
            <w:szCs w:val="20"/>
          </w:rPr>
          <w:delText xml:space="preserve">STIX </w:delText>
        </w:r>
        <w:r w:rsidR="002F6933" w:rsidRPr="00762DDA" w:rsidDel="008028C6">
          <w:rPr>
            <w:rFonts w:ascii="Arial" w:hAnsi="Arial" w:cs="Arial"/>
            <w:szCs w:val="20"/>
          </w:rPr>
          <w:delText>format</w:delText>
        </w:r>
        <w:r w:rsidRPr="00762DDA" w:rsidDel="008028C6">
          <w:rPr>
            <w:rFonts w:ascii="Arial" w:hAnsi="Arial" w:cs="Arial"/>
            <w:szCs w:val="20"/>
          </w:rPr>
          <w:delText xml:space="preserve"> to </w:delText>
        </w:r>
        <w:r w:rsidR="002F6933" w:rsidRPr="00762DDA" w:rsidDel="008028C6">
          <w:rPr>
            <w:rFonts w:ascii="Arial" w:hAnsi="Arial" w:cs="Arial"/>
            <w:szCs w:val="20"/>
          </w:rPr>
          <w:delText xml:space="preserve">PRISEM participants as part of an existing Cooperative Research and Development Agreement (CRADA) between US-CERT and the PRISEM project. </w:delText>
        </w:r>
      </w:del>
    </w:p>
    <w:p w14:paraId="34EC8227" w14:textId="5C366C5C" w:rsidR="00734224" w:rsidRPr="00762DDA" w:rsidDel="008028C6" w:rsidRDefault="00734224" w:rsidP="00F716A4">
      <w:pPr>
        <w:pStyle w:val="ListParagraph"/>
        <w:numPr>
          <w:ilvl w:val="0"/>
          <w:numId w:val="30"/>
        </w:numPr>
        <w:spacing w:after="120"/>
        <w:contextualSpacing w:val="0"/>
        <w:rPr>
          <w:del w:id="279" w:author="Name Required" w:date="2015-03-22T17:07:00Z"/>
          <w:rFonts w:ascii="Arial" w:hAnsi="Arial" w:cs="Arial"/>
          <w:szCs w:val="20"/>
        </w:rPr>
      </w:pPr>
      <w:del w:id="280" w:author="Name Required" w:date="2015-03-22T17:07:00Z">
        <w:r w:rsidRPr="00762DDA" w:rsidDel="008028C6">
          <w:rPr>
            <w:rFonts w:ascii="Arial" w:hAnsi="Arial" w:cs="Arial"/>
            <w:szCs w:val="20"/>
          </w:rPr>
          <w:delText xml:space="preserve">Ops-Trust: </w:delText>
        </w:r>
        <w:r w:rsidR="002F6933" w:rsidRPr="00762DDA" w:rsidDel="008028C6">
          <w:rPr>
            <w:rFonts w:ascii="Arial" w:hAnsi="Arial" w:cs="Arial"/>
            <w:szCs w:val="20"/>
          </w:rPr>
          <w:delText>This is a community of several hundred operational security professionals from the private sector, academia, etc. They currently share information in ad-hoc ways, primarily through email communications and IRC chat.</w:delText>
        </w:r>
      </w:del>
    </w:p>
    <w:p w14:paraId="5EB09D3E" w14:textId="614EB69A" w:rsidR="00734224" w:rsidRPr="00762DDA" w:rsidDel="008028C6" w:rsidRDefault="00734224" w:rsidP="00F716A4">
      <w:pPr>
        <w:pStyle w:val="ListParagraph"/>
        <w:numPr>
          <w:ilvl w:val="0"/>
          <w:numId w:val="30"/>
        </w:numPr>
        <w:spacing w:after="120"/>
        <w:contextualSpacing w:val="0"/>
        <w:rPr>
          <w:del w:id="281" w:author="Name Required" w:date="2015-03-22T17:07:00Z"/>
          <w:rFonts w:ascii="Arial" w:hAnsi="Arial" w:cs="Arial"/>
          <w:szCs w:val="20"/>
        </w:rPr>
      </w:pPr>
      <w:del w:id="282" w:author="Name Required" w:date="2015-03-22T17:07:00Z">
        <w:r w:rsidRPr="00762DDA" w:rsidDel="008028C6">
          <w:rPr>
            <w:rFonts w:ascii="Arial" w:hAnsi="Arial" w:cs="Arial"/>
            <w:szCs w:val="20"/>
          </w:rPr>
          <w:delText xml:space="preserve">NCFTA: </w:delText>
        </w:r>
        <w:r w:rsidR="00BB3FB0" w:rsidRPr="00762DDA" w:rsidDel="008028C6">
          <w:rPr>
            <w:rFonts w:ascii="Arial" w:hAnsi="Arial" w:cs="Arial"/>
            <w:szCs w:val="20"/>
          </w:rPr>
          <w:delText>This is a f</w:delText>
        </w:r>
        <w:r w:rsidRPr="00762DDA" w:rsidDel="008028C6">
          <w:rPr>
            <w:rFonts w:ascii="Arial" w:hAnsi="Arial" w:cs="Arial"/>
            <w:szCs w:val="20"/>
          </w:rPr>
          <w:delText xml:space="preserve">ederal government and industry </w:delText>
        </w:r>
        <w:r w:rsidR="00BB3FB0" w:rsidRPr="00762DDA" w:rsidDel="008028C6">
          <w:rPr>
            <w:rFonts w:ascii="Arial" w:hAnsi="Arial" w:cs="Arial"/>
            <w:szCs w:val="20"/>
          </w:rPr>
          <w:delText xml:space="preserve">collaborative organization primarily focused on computer crime related information sharing and analysis. They </w:delText>
        </w:r>
        <w:r w:rsidR="000725E9" w:rsidRPr="00762DDA" w:rsidDel="008028C6">
          <w:rPr>
            <w:rFonts w:ascii="Arial" w:hAnsi="Arial" w:cs="Arial"/>
            <w:szCs w:val="20"/>
          </w:rPr>
          <w:delText xml:space="preserve">are located in Pittsburgh, Pennsylvania, but interact with corporate and government entities from a number of countries. NCFTA </w:delText>
        </w:r>
        <w:r w:rsidR="00BB3FB0" w:rsidRPr="00762DDA" w:rsidDel="008028C6">
          <w:rPr>
            <w:rFonts w:ascii="Arial" w:hAnsi="Arial" w:cs="Arial"/>
            <w:szCs w:val="20"/>
          </w:rPr>
          <w:delText>ha</w:delText>
        </w:r>
        <w:r w:rsidR="000725E9" w:rsidRPr="00762DDA" w:rsidDel="008028C6">
          <w:rPr>
            <w:rFonts w:ascii="Arial" w:hAnsi="Arial" w:cs="Arial"/>
            <w:szCs w:val="20"/>
          </w:rPr>
          <w:delText>s</w:delText>
        </w:r>
        <w:r w:rsidR="00BB3FB0" w:rsidRPr="00762DDA" w:rsidDel="008028C6">
          <w:rPr>
            <w:rFonts w:ascii="Arial" w:hAnsi="Arial" w:cs="Arial"/>
            <w:szCs w:val="20"/>
          </w:rPr>
          <w:delText xml:space="preserve"> complementary needs to those of the PRISEM participant base</w:delText>
        </w:r>
        <w:r w:rsidR="000725E9" w:rsidRPr="00762DDA" w:rsidDel="008028C6">
          <w:rPr>
            <w:rFonts w:ascii="Arial" w:hAnsi="Arial" w:cs="Arial"/>
            <w:szCs w:val="20"/>
          </w:rPr>
          <w:delText xml:space="preserve"> (though focused more on investigation than day-to-day monitoring). They</w:delText>
        </w:r>
        <w:r w:rsidR="00BB3FB0" w:rsidRPr="00762DDA" w:rsidDel="008028C6">
          <w:rPr>
            <w:rFonts w:ascii="Arial" w:hAnsi="Arial" w:cs="Arial"/>
            <w:szCs w:val="20"/>
          </w:rPr>
          <w:delText xml:space="preserve"> are eager to take advantage of features provided by DIMS that support the investigator </w:delText>
        </w:r>
        <w:r w:rsidR="000725E9" w:rsidRPr="00762DDA" w:rsidDel="008028C6">
          <w:rPr>
            <w:rFonts w:ascii="Arial" w:hAnsi="Arial" w:cs="Arial"/>
            <w:szCs w:val="20"/>
          </w:rPr>
          <w:delText xml:space="preserve">and analyst </w:delText>
        </w:r>
        <w:r w:rsidR="00BB3FB0" w:rsidRPr="00762DDA" w:rsidDel="008028C6">
          <w:rPr>
            <w:rFonts w:ascii="Arial" w:hAnsi="Arial" w:cs="Arial"/>
            <w:szCs w:val="20"/>
          </w:rPr>
          <w:delText>use case</w:delText>
        </w:r>
        <w:r w:rsidR="000725E9" w:rsidRPr="00762DDA" w:rsidDel="008028C6">
          <w:rPr>
            <w:rFonts w:ascii="Arial" w:hAnsi="Arial" w:cs="Arial"/>
            <w:szCs w:val="20"/>
          </w:rPr>
          <w:delText>s</w:delText>
        </w:r>
        <w:r w:rsidR="00BB3FB0" w:rsidRPr="00762DDA" w:rsidDel="008028C6">
          <w:rPr>
            <w:rFonts w:ascii="Arial" w:hAnsi="Arial" w:cs="Arial"/>
            <w:szCs w:val="20"/>
          </w:rPr>
          <w:delText xml:space="preserve">. They have offered to compare requirements and use cases to their own needs, to </w:delText>
        </w:r>
        <w:r w:rsidR="0019276F" w:rsidDel="008028C6">
          <w:rPr>
            <w:rFonts w:ascii="Arial" w:hAnsi="Arial" w:cs="Arial"/>
            <w:szCs w:val="20"/>
          </w:rPr>
          <w:delText>help test new O</w:delText>
        </w:r>
        <w:r w:rsidR="00BB3FB0" w:rsidRPr="00762DDA" w:rsidDel="008028C6">
          <w:rPr>
            <w:rFonts w:ascii="Arial" w:hAnsi="Arial" w:cs="Arial"/>
            <w:szCs w:val="20"/>
          </w:rPr>
          <w:delText>ps-</w:delText>
        </w:r>
        <w:r w:rsidR="0019276F" w:rsidDel="008028C6">
          <w:rPr>
            <w:rFonts w:ascii="Arial" w:hAnsi="Arial" w:cs="Arial"/>
            <w:szCs w:val="20"/>
          </w:rPr>
          <w:delText>T</w:delText>
        </w:r>
        <w:r w:rsidR="00BB3FB0" w:rsidRPr="00762DDA" w:rsidDel="008028C6">
          <w:rPr>
            <w:rFonts w:ascii="Arial" w:hAnsi="Arial" w:cs="Arial"/>
            <w:szCs w:val="20"/>
          </w:rPr>
          <w:delText>rust and DIMS features, and provide feedback for test and evaluation of DIMS products.</w:delText>
        </w:r>
      </w:del>
    </w:p>
    <w:p w14:paraId="1D17832E" w14:textId="0227F4FE" w:rsidR="00734224" w:rsidRPr="00762DDA" w:rsidDel="008028C6" w:rsidRDefault="00734224" w:rsidP="00F716A4">
      <w:pPr>
        <w:pStyle w:val="ListParagraph"/>
        <w:numPr>
          <w:ilvl w:val="0"/>
          <w:numId w:val="30"/>
        </w:numPr>
        <w:spacing w:after="120"/>
        <w:contextualSpacing w:val="0"/>
        <w:rPr>
          <w:del w:id="283" w:author="Name Required" w:date="2015-03-22T17:07:00Z"/>
          <w:rFonts w:ascii="Arial" w:hAnsi="Arial" w:cs="Arial"/>
          <w:szCs w:val="20"/>
        </w:rPr>
      </w:pPr>
      <w:del w:id="284" w:author="Name Required" w:date="2015-03-22T17:07:00Z">
        <w:r w:rsidRPr="00762DDA" w:rsidDel="008028C6">
          <w:rPr>
            <w:rFonts w:ascii="Arial" w:hAnsi="Arial" w:cs="Arial"/>
            <w:szCs w:val="20"/>
          </w:rPr>
          <w:delText>Western Cyber Exchange (WCX)</w:delText>
        </w:r>
        <w:r w:rsidR="00086A80" w:rsidDel="008028C6">
          <w:rPr>
            <w:rFonts w:ascii="Arial" w:hAnsi="Arial" w:cs="Arial"/>
            <w:szCs w:val="20"/>
          </w:rPr>
          <w:delText>:</w:delText>
        </w:r>
        <w:r w:rsidRPr="00762DDA" w:rsidDel="008028C6">
          <w:rPr>
            <w:rFonts w:ascii="Arial" w:hAnsi="Arial" w:cs="Arial"/>
            <w:szCs w:val="20"/>
          </w:rPr>
          <w:delText xml:space="preserve"> WCX</w:delText>
        </w:r>
        <w:r w:rsidR="00BB3FB0" w:rsidRPr="00762DDA" w:rsidDel="008028C6">
          <w:rPr>
            <w:rFonts w:ascii="Arial" w:hAnsi="Arial" w:cs="Arial"/>
            <w:szCs w:val="20"/>
          </w:rPr>
          <w:delText xml:space="preserve"> is </w:delText>
        </w:r>
        <w:r w:rsidRPr="00762DDA" w:rsidDel="008028C6">
          <w:rPr>
            <w:rFonts w:ascii="Arial" w:hAnsi="Arial" w:cs="Arial"/>
            <w:szCs w:val="20"/>
          </w:rPr>
          <w:delText>a non</w:delText>
        </w:r>
        <w:r w:rsidR="00BB3FB0" w:rsidRPr="00762DDA" w:rsidDel="008028C6">
          <w:rPr>
            <w:rFonts w:ascii="Arial" w:hAnsi="Arial" w:cs="Arial"/>
            <w:szCs w:val="20"/>
          </w:rPr>
          <w:delText>-</w:delText>
        </w:r>
        <w:r w:rsidRPr="00762DDA" w:rsidDel="008028C6">
          <w:rPr>
            <w:rFonts w:ascii="Arial" w:hAnsi="Arial" w:cs="Arial"/>
            <w:szCs w:val="20"/>
          </w:rPr>
          <w:delText xml:space="preserve">profit entity </w:delText>
        </w:r>
        <w:r w:rsidR="000725E9" w:rsidRPr="00762DDA" w:rsidDel="008028C6">
          <w:rPr>
            <w:rFonts w:ascii="Arial" w:hAnsi="Arial" w:cs="Arial"/>
            <w:szCs w:val="20"/>
          </w:rPr>
          <w:delText xml:space="preserve">located in Colorado Springs, Colorado, </w:delText>
        </w:r>
        <w:r w:rsidR="00BB3FB0" w:rsidRPr="00762DDA" w:rsidDel="008028C6">
          <w:rPr>
            <w:rFonts w:ascii="Arial" w:hAnsi="Arial" w:cs="Arial"/>
            <w:szCs w:val="20"/>
          </w:rPr>
          <w:delText>that</w:delText>
        </w:r>
        <w:r w:rsidRPr="00762DDA" w:rsidDel="008028C6">
          <w:rPr>
            <w:rFonts w:ascii="Arial" w:hAnsi="Arial" w:cs="Arial"/>
            <w:szCs w:val="20"/>
          </w:rPr>
          <w:delText xml:space="preserve"> integrates horizontally on a cross-sector and regional basis to allow for non-traditional information sharing between government and industry</w:delText>
        </w:r>
        <w:r w:rsidR="00BB3FB0" w:rsidRPr="00762DDA" w:rsidDel="008028C6">
          <w:rPr>
            <w:rFonts w:ascii="Arial" w:hAnsi="Arial" w:cs="Arial"/>
            <w:szCs w:val="20"/>
          </w:rPr>
          <w:delText>. They have expressed an interest in replicating the PRISEM model and in participating in DIMS software development and testing.</w:delText>
        </w:r>
        <w:r w:rsidRPr="00762DDA" w:rsidDel="008028C6">
          <w:rPr>
            <w:rFonts w:ascii="Arial" w:hAnsi="Arial" w:cs="Arial"/>
            <w:szCs w:val="20"/>
          </w:rPr>
          <w:delText xml:space="preserve"> Web site: wcyberx.org </w:delText>
        </w:r>
      </w:del>
    </w:p>
    <w:p w14:paraId="4A78B146" w14:textId="54F2B586" w:rsidR="000725E9" w:rsidRPr="00762DDA" w:rsidDel="008028C6" w:rsidRDefault="000725E9" w:rsidP="00F716A4">
      <w:pPr>
        <w:pStyle w:val="ListParagraph"/>
        <w:numPr>
          <w:ilvl w:val="0"/>
          <w:numId w:val="30"/>
        </w:numPr>
        <w:spacing w:after="120"/>
        <w:contextualSpacing w:val="0"/>
        <w:rPr>
          <w:del w:id="285" w:author="Name Required" w:date="2015-03-22T17:07:00Z"/>
          <w:rFonts w:ascii="Arial" w:hAnsi="Arial" w:cs="Arial"/>
          <w:szCs w:val="20"/>
        </w:rPr>
      </w:pPr>
      <w:del w:id="286" w:author="Name Required" w:date="2015-03-22T17:07:00Z">
        <w:r w:rsidRPr="00762DDA" w:rsidDel="008028C6">
          <w:rPr>
            <w:rFonts w:ascii="Arial" w:hAnsi="Arial" w:cs="Arial"/>
            <w:szCs w:val="20"/>
          </w:rPr>
          <w:delText>True Digital Security: True Digital provides network security assessments, vulnerability analysis, network security monitoring. They</w:delText>
        </w:r>
        <w:r w:rsidR="004A15DC" w:rsidDel="008028C6">
          <w:rPr>
            <w:rFonts w:ascii="Arial" w:hAnsi="Arial" w:cs="Arial"/>
            <w:szCs w:val="20"/>
          </w:rPr>
          <w:delText xml:space="preserve"> operate in the Tulsa, Oklahoma</w:delText>
        </w:r>
        <w:r w:rsidRPr="00762DDA" w:rsidDel="008028C6">
          <w:rPr>
            <w:rFonts w:ascii="Arial" w:hAnsi="Arial" w:cs="Arial"/>
            <w:szCs w:val="20"/>
          </w:rPr>
          <w:delText xml:space="preserve"> region. Like WCX, they have expressed an interest in replicating the PRISEM model and in participating in DIMS software development and testing. Web site: truedigitalsecurity.com</w:delText>
        </w:r>
      </w:del>
    </w:p>
    <w:p w14:paraId="4DAF2AEA" w14:textId="3CB942FB" w:rsidR="00AC1871" w:rsidRPr="00762DDA" w:rsidDel="008028C6" w:rsidRDefault="00AC1871" w:rsidP="00F716A4">
      <w:pPr>
        <w:pStyle w:val="ListParagraph"/>
        <w:numPr>
          <w:ilvl w:val="0"/>
          <w:numId w:val="30"/>
        </w:numPr>
        <w:spacing w:after="120"/>
        <w:contextualSpacing w:val="0"/>
        <w:rPr>
          <w:del w:id="287" w:author="Name Required" w:date="2015-03-22T17:07:00Z"/>
          <w:rFonts w:ascii="Arial" w:hAnsi="Arial" w:cs="Arial"/>
          <w:szCs w:val="20"/>
        </w:rPr>
      </w:pPr>
      <w:del w:id="288" w:author="Name Required" w:date="2015-03-22T17:07:00Z">
        <w:r w:rsidRPr="00762DDA" w:rsidDel="008028C6">
          <w:rPr>
            <w:rFonts w:ascii="Arial" w:hAnsi="Arial" w:cs="Arial"/>
            <w:szCs w:val="20"/>
          </w:rPr>
          <w:delText xml:space="preserve">DHS SOC: Federal government user </w:delText>
        </w:r>
        <w:r w:rsidR="00BB3FB0" w:rsidRPr="00762DDA" w:rsidDel="008028C6">
          <w:rPr>
            <w:rFonts w:ascii="Arial" w:hAnsi="Arial" w:cs="Arial"/>
            <w:szCs w:val="20"/>
          </w:rPr>
          <w:delText>with some overlapping requirement with PRISEM participants</w:delText>
        </w:r>
        <w:r w:rsidRPr="00762DDA" w:rsidDel="008028C6">
          <w:rPr>
            <w:rFonts w:ascii="Arial" w:hAnsi="Arial" w:cs="Arial"/>
            <w:szCs w:val="20"/>
          </w:rPr>
          <w:delText>.</w:delText>
        </w:r>
        <w:r w:rsidR="000725E9" w:rsidRPr="00762DDA" w:rsidDel="008028C6">
          <w:rPr>
            <w:rFonts w:ascii="Arial" w:hAnsi="Arial" w:cs="Arial"/>
            <w:szCs w:val="20"/>
          </w:rPr>
          <w:delText xml:space="preserve"> They operate on a similar model to the threat analyst use case within the PRISEM project, where data across multiple constituents is analyzed for high-level situational awareness as opposed to day-to-day operational needs within individual enterprise units.</w:delText>
        </w:r>
      </w:del>
    </w:p>
    <w:p w14:paraId="0BBF8EFE" w14:textId="4950E1B3" w:rsidR="00B07419" w:rsidRPr="00B07419" w:rsidDel="0083381C" w:rsidRDefault="000074AD" w:rsidP="00F716A4">
      <w:pPr>
        <w:pStyle w:val="Heading8"/>
        <w:numPr>
          <w:ilvl w:val="0"/>
          <w:numId w:val="23"/>
        </w:numPr>
        <w:tabs>
          <w:tab w:val="left" w:pos="450"/>
        </w:tabs>
        <w:spacing w:before="0" w:after="120" w:line="240" w:lineRule="auto"/>
        <w:rPr>
          <w:del w:id="289" w:author="Name Required" w:date="2015-03-22T18:31:00Z"/>
        </w:rPr>
      </w:pPr>
      <w:del w:id="290" w:author="Name Required" w:date="2015-03-22T18:31:00Z">
        <w:r w:rsidRPr="000074AD" w:rsidDel="0083381C">
          <w:delText>Policies, Assumptions and Constraint</w:delText>
        </w:r>
        <w:r w:rsidDel="0083381C">
          <w:delText>s</w:delText>
        </w:r>
      </w:del>
    </w:p>
    <w:p w14:paraId="37DEA5E7" w14:textId="36CB3F24" w:rsidR="00734224" w:rsidRPr="00B07419" w:rsidDel="00284F61" w:rsidRDefault="00734224" w:rsidP="00734224">
      <w:pPr>
        <w:spacing w:after="240" w:line="240" w:lineRule="auto"/>
        <w:ind w:left="1080" w:hanging="630"/>
        <w:jc w:val="left"/>
        <w:rPr>
          <w:del w:id="291" w:author="Name Required" w:date="2015-01-20T18:47:00Z"/>
          <w:rFonts w:cs="Arial"/>
        </w:rPr>
      </w:pPr>
      <w:del w:id="292" w:author="Name Required" w:date="2015-01-20T18:47:00Z">
        <w:r w:rsidRPr="00974235" w:rsidDel="00284F61">
          <w:rPr>
            <w:rFonts w:cs="Arial"/>
          </w:rPr>
          <w:delText>2.3.1</w:delText>
        </w:r>
        <w:r w:rsidRPr="00974235" w:rsidDel="00284F61">
          <w:rPr>
            <w:rFonts w:cs="Arial"/>
          </w:rPr>
          <w:tab/>
          <w:delText>Polic</w:delText>
        </w:r>
        <w:r w:rsidR="00B07419" w:rsidDel="00284F61">
          <w:rPr>
            <w:rFonts w:cs="Arial"/>
          </w:rPr>
          <w:delText>ies</w:delText>
        </w:r>
      </w:del>
    </w:p>
    <w:p w14:paraId="3A6D6A21" w14:textId="4947A87A" w:rsidR="00ED4877" w:rsidDel="00284F61" w:rsidRDefault="00ED4877" w:rsidP="00F716A4">
      <w:pPr>
        <w:pStyle w:val="conops-body"/>
        <w:numPr>
          <w:ilvl w:val="0"/>
          <w:numId w:val="27"/>
        </w:numPr>
        <w:rPr>
          <w:del w:id="293" w:author="Name Required" w:date="2015-01-20T18:47:00Z"/>
        </w:rPr>
      </w:pPr>
      <w:del w:id="294" w:author="Name Required" w:date="2015-01-20T18:47:00Z">
        <w:r w:rsidDel="00284F61">
          <w:delText>EO 13636 and PPD 21</w:delText>
        </w:r>
        <w:r w:rsidR="00E3153B" w:rsidDel="00284F61">
          <w:delText xml:space="preserve"> provide guidance on how the federal government will work with private sector operators of critical infrastructure systems in order “to prepare for, prevent, mitigate, and respond to threats.”</w:delText>
        </w:r>
        <w:r w:rsidR="00E3153B" w:rsidDel="00284F61">
          <w:rPr>
            <w:rStyle w:val="FootnoteReference"/>
          </w:rPr>
          <w:footnoteReference w:id="9"/>
        </w:r>
      </w:del>
    </w:p>
    <w:p w14:paraId="7C3F26D3" w14:textId="5D2673A7" w:rsidR="00E3153B" w:rsidDel="00284F61" w:rsidRDefault="00E3153B" w:rsidP="00F716A4">
      <w:pPr>
        <w:pStyle w:val="conops-body"/>
        <w:numPr>
          <w:ilvl w:val="0"/>
          <w:numId w:val="27"/>
        </w:numPr>
        <w:rPr>
          <w:del w:id="297" w:author="Name Required" w:date="2015-01-20T18:47:00Z"/>
        </w:rPr>
      </w:pPr>
      <w:del w:id="298" w:author="Name Required" w:date="2015-01-20T18:47:00Z">
        <w:r w:rsidDel="00284F61">
          <w:delText xml:space="preserve">Policies for each of the SLTT government and private sector entities participating in the PRISEM system, and the PRISEM participant agreement, have privacy impacts when sharing information outside the project. </w:delText>
        </w:r>
      </w:del>
    </w:p>
    <w:p w14:paraId="430F7BCB" w14:textId="1FB43132" w:rsidR="00734224" w:rsidRPr="009222A9" w:rsidDel="00284F61" w:rsidRDefault="00734224" w:rsidP="00734224">
      <w:pPr>
        <w:spacing w:line="240" w:lineRule="auto"/>
        <w:ind w:left="1080" w:hanging="630"/>
        <w:jc w:val="left"/>
        <w:rPr>
          <w:del w:id="299" w:author="Name Required" w:date="2015-01-20T18:47:00Z"/>
          <w:rFonts w:cs="Arial"/>
        </w:rPr>
      </w:pPr>
      <w:del w:id="300" w:author="Name Required" w:date="2015-01-20T18:47:00Z">
        <w:r w:rsidRPr="00974235" w:rsidDel="00284F61">
          <w:rPr>
            <w:rFonts w:cs="Arial"/>
          </w:rPr>
          <w:delText>2.3.2</w:delText>
        </w:r>
        <w:r w:rsidRPr="00974235" w:rsidDel="00284F61">
          <w:rPr>
            <w:rFonts w:cs="Arial"/>
          </w:rPr>
          <w:tab/>
          <w:delText>Assumption</w:delText>
        </w:r>
        <w:r w:rsidR="00ED4877" w:rsidDel="00284F61">
          <w:rPr>
            <w:rFonts w:cs="Arial"/>
          </w:rPr>
          <w:delText>s</w:delText>
        </w:r>
      </w:del>
    </w:p>
    <w:p w14:paraId="2DC4B5CB" w14:textId="0DAF6A8B" w:rsidR="00F526E9" w:rsidDel="00284F61" w:rsidRDefault="00F526E9" w:rsidP="00F716A4">
      <w:pPr>
        <w:pStyle w:val="conops-body"/>
        <w:numPr>
          <w:ilvl w:val="0"/>
          <w:numId w:val="28"/>
        </w:numPr>
        <w:rPr>
          <w:del w:id="301" w:author="Name Required" w:date="2015-01-20T18:47:00Z"/>
        </w:rPr>
      </w:pPr>
      <w:del w:id="302" w:author="Name Required" w:date="2015-01-20T18:47:00Z">
        <w:r w:rsidDel="00284F61">
          <w:delText xml:space="preserve">It is assumed that the </w:delText>
        </w:r>
        <w:r w:rsidR="0019276F" w:rsidDel="00284F61">
          <w:delText>O</w:delText>
        </w:r>
        <w:r w:rsidDel="00284F61">
          <w:delText>ps-</w:delText>
        </w:r>
        <w:r w:rsidR="0019276F" w:rsidDel="00284F61">
          <w:delText>T</w:delText>
        </w:r>
        <w:r w:rsidDel="00284F61">
          <w:delText>rust portal system will be easy enough to refactor to accommodate the required API for user interface enhancements that underlie the DIMS front-end.</w:delText>
        </w:r>
      </w:del>
    </w:p>
    <w:p w14:paraId="6AA5C3C5" w14:textId="769B6FB1" w:rsidR="00F526E9" w:rsidDel="00284F61" w:rsidRDefault="00F526E9" w:rsidP="00F716A4">
      <w:pPr>
        <w:pStyle w:val="conops-body"/>
        <w:numPr>
          <w:ilvl w:val="0"/>
          <w:numId w:val="28"/>
        </w:numPr>
        <w:rPr>
          <w:del w:id="303" w:author="Name Required" w:date="2015-01-20T18:47:00Z"/>
        </w:rPr>
      </w:pPr>
      <w:del w:id="304" w:author="Name Required" w:date="2015-01-20T18:47:00Z">
        <w:r w:rsidDel="00284F61">
          <w:delText xml:space="preserve">In addition, a successful application penetration test result (and remediation of critical security flaws that these tests may uncover) is a pre-requisite for the </w:delText>
        </w:r>
        <w:r w:rsidR="0019276F" w:rsidDel="00284F61">
          <w:delText>O</w:delText>
        </w:r>
        <w:r w:rsidDel="00284F61">
          <w:delText>ps-</w:delText>
        </w:r>
        <w:r w:rsidR="0019276F" w:rsidDel="00284F61">
          <w:delText>T</w:delText>
        </w:r>
        <w:r w:rsidDel="00284F61">
          <w:delText>rust stewards to allow the code to be released to the general public.</w:delText>
        </w:r>
      </w:del>
    </w:p>
    <w:p w14:paraId="3FF61154" w14:textId="27A63930" w:rsidR="00734224" w:rsidRPr="00E3153B" w:rsidDel="00284F61" w:rsidRDefault="00F526E9" w:rsidP="00F716A4">
      <w:pPr>
        <w:pStyle w:val="conops-body"/>
        <w:numPr>
          <w:ilvl w:val="0"/>
          <w:numId w:val="28"/>
        </w:numPr>
        <w:rPr>
          <w:del w:id="305" w:author="Name Required" w:date="2015-01-20T18:47:00Z"/>
        </w:rPr>
      </w:pPr>
      <w:del w:id="306" w:author="Name Required" w:date="2015-01-20T18:47:00Z">
        <w:r w:rsidDel="00284F61">
          <w:delText>We assume that the stakeholders who have expressed an interest in providing requirements and beta-testing feedback will follow through. It will be important to have a</w:delText>
        </w:r>
        <w:r w:rsidR="0019276F" w:rsidDel="00284F61">
          <w:delText>t least two groups (beyond the O</w:delText>
        </w:r>
        <w:r w:rsidDel="00284F61">
          <w:delText>ps-</w:delText>
        </w:r>
        <w:r w:rsidR="0019276F" w:rsidDel="00284F61">
          <w:delText>T</w:delText>
        </w:r>
        <w:r w:rsidDel="00284F61">
          <w:delText xml:space="preserve">rust community and US-CERT) perform some “live-fire” structured information sharing experiments in order to fully exercise the data sharing aspects of DIMS. It is hoped that an organization like NCFTA, who is already familiar with the </w:delText>
        </w:r>
        <w:r w:rsidR="0019276F" w:rsidDel="00284F61">
          <w:delText>O</w:delText>
        </w:r>
        <w:r w:rsidDel="00284F61">
          <w:delText>ps-</w:delText>
        </w:r>
        <w:r w:rsidR="0019276F" w:rsidDel="00284F61">
          <w:delText>T</w:delText>
        </w:r>
        <w:r w:rsidDel="00284F61">
          <w:delText xml:space="preserve">rust portal system, can facilitate development and testing of the specific information sharing features that are part of their daily </w:delText>
        </w:r>
        <w:r w:rsidR="00680DB0" w:rsidDel="00284F61">
          <w:delText>business processes.</w:delText>
        </w:r>
      </w:del>
    </w:p>
    <w:p w14:paraId="5E039BA1" w14:textId="5597D606" w:rsidR="00734224" w:rsidDel="00284F61" w:rsidRDefault="00734224" w:rsidP="00734224">
      <w:pPr>
        <w:spacing w:line="240" w:lineRule="auto"/>
        <w:ind w:left="1080" w:hanging="634"/>
        <w:jc w:val="left"/>
        <w:rPr>
          <w:del w:id="307" w:author="Name Required" w:date="2015-01-20T18:47:00Z"/>
          <w:rFonts w:cs="Arial"/>
        </w:rPr>
      </w:pPr>
      <w:del w:id="308" w:author="Name Required" w:date="2015-01-20T18:47:00Z">
        <w:r w:rsidRPr="00974235" w:rsidDel="00284F61">
          <w:rPr>
            <w:rFonts w:cs="Arial"/>
          </w:rPr>
          <w:delText>2.3.3</w:delText>
        </w:r>
        <w:r w:rsidRPr="00974235" w:rsidDel="00284F61">
          <w:rPr>
            <w:rFonts w:cs="Arial"/>
          </w:rPr>
          <w:tab/>
          <w:delText>Constraint</w:delText>
        </w:r>
        <w:r w:rsidR="00E3153B" w:rsidDel="00284F61">
          <w:rPr>
            <w:rFonts w:cs="Arial"/>
          </w:rPr>
          <w:delText>s</w:delText>
        </w:r>
      </w:del>
    </w:p>
    <w:p w14:paraId="5CC1E014" w14:textId="7387578B" w:rsidR="00E3153B" w:rsidDel="00284F61" w:rsidRDefault="00E3153B" w:rsidP="00F716A4">
      <w:pPr>
        <w:pStyle w:val="conops-body"/>
        <w:numPr>
          <w:ilvl w:val="0"/>
          <w:numId w:val="29"/>
        </w:numPr>
        <w:rPr>
          <w:del w:id="309" w:author="Name Required" w:date="2015-01-20T18:47:00Z"/>
        </w:rPr>
      </w:pPr>
      <w:del w:id="310" w:author="Name Required" w:date="2015-01-20T18:47:00Z">
        <w:r w:rsidDel="00284F61">
          <w:delText>The DIMS team is operating under an NDA with the City of Seattle for access to their data in the PRISEM system for development purposes. Anonymization features described in this document are intended to facilitate sharing within these policy constraints.</w:delText>
        </w:r>
      </w:del>
    </w:p>
    <w:p w14:paraId="76D061A0" w14:textId="0CDED988" w:rsidR="00E3153B" w:rsidDel="00284F61" w:rsidRDefault="00E3153B" w:rsidP="00F716A4">
      <w:pPr>
        <w:pStyle w:val="conops-body"/>
        <w:numPr>
          <w:ilvl w:val="0"/>
          <w:numId w:val="29"/>
        </w:numPr>
        <w:rPr>
          <w:del w:id="311" w:author="Name Required" w:date="2015-01-20T18:47:00Z"/>
        </w:rPr>
      </w:pPr>
      <w:del w:id="312" w:author="Name Required" w:date="2015-01-20T18:47:00Z">
        <w:r w:rsidDel="00284F61">
          <w:delText>The DIMS team is operating under and NDA with the Ops-Trust organization for access to the source code for their portal.</w:delText>
        </w:r>
        <w:r w:rsidR="00DD67BC" w:rsidDel="00284F61">
          <w:delText xml:space="preserve"> Ops-Trust will decide when and how to release the source code to the general public, pending modifications and application penetration testing to be performed by the DIMS team.</w:delText>
        </w:r>
      </w:del>
    </w:p>
    <w:p w14:paraId="45921F8D" w14:textId="5064E0AF" w:rsidR="00E3153B" w:rsidDel="00284F61" w:rsidRDefault="00DD67BC" w:rsidP="00F716A4">
      <w:pPr>
        <w:pStyle w:val="conops-body"/>
        <w:numPr>
          <w:ilvl w:val="0"/>
          <w:numId w:val="29"/>
        </w:numPr>
        <w:rPr>
          <w:del w:id="313" w:author="Name Required" w:date="2015-01-20T18:47:00Z"/>
        </w:rPr>
      </w:pPr>
      <w:del w:id="314" w:author="Name Required" w:date="2015-01-20T18:47:00Z">
        <w:r w:rsidDel="00284F61">
          <w:delText>The DIMS team is operating under export control restrictions that apply to any/all encryption software used in the system. Based on consultation with UW Export Control authorities, the DIMS team will design the system such that it can be released as open source without encryption software included (but will list its pre-requisite status, where it can be obtained, and how it can be installed by the end user), or will deliver pre-installed/configured versions of the system only under export control restricting agreements negotiated by the appropriate authorities at the UW.</w:delText>
        </w:r>
      </w:del>
    </w:p>
    <w:p w14:paraId="3A011A98" w14:textId="10DC4E55" w:rsidR="000B04D2" w:rsidRPr="000074AD" w:rsidDel="0083381C" w:rsidRDefault="000B04D2" w:rsidP="00F716A4">
      <w:pPr>
        <w:pStyle w:val="Heading8"/>
        <w:numPr>
          <w:ilvl w:val="0"/>
          <w:numId w:val="23"/>
        </w:numPr>
        <w:tabs>
          <w:tab w:val="left" w:pos="450"/>
        </w:tabs>
        <w:spacing w:before="0" w:after="0" w:line="240" w:lineRule="auto"/>
        <w:rPr>
          <w:del w:id="315" w:author="Name Required" w:date="2015-03-22T18:31:00Z"/>
          <w:szCs w:val="20"/>
        </w:rPr>
      </w:pPr>
      <w:del w:id="316" w:author="Name Required" w:date="2015-03-22T18:31:00Z">
        <w:r w:rsidDel="0083381C">
          <w:delText>Operational Description</w:delText>
        </w:r>
      </w:del>
    </w:p>
    <w:p w14:paraId="0CBCB30D" w14:textId="4F02FD2B" w:rsidR="00734224" w:rsidRPr="009222A9" w:rsidDel="0083381C" w:rsidRDefault="00734224" w:rsidP="000B04D2">
      <w:pPr>
        <w:widowControl/>
        <w:spacing w:before="120" w:after="120" w:line="240" w:lineRule="auto"/>
        <w:ind w:left="475"/>
        <w:jc w:val="left"/>
        <w:rPr>
          <w:del w:id="317" w:author="Name Required" w:date="2015-03-22T18:31:00Z"/>
          <w:rFonts w:cs="Arial"/>
          <w:vanish/>
        </w:rPr>
      </w:pPr>
      <w:del w:id="318" w:author="Name Required" w:date="2015-03-22T18:31:00Z">
        <w:r w:rsidRPr="007714E8" w:rsidDel="0083381C">
          <w:rPr>
            <w:rFonts w:cs="Arial"/>
            <w:vanish/>
            <w:highlight w:val="yellow"/>
          </w:rPr>
          <w:delText>Briefly describe – from a user-oriented perspective – the proposed solution (asset, capability or system), its general employment/operation, and its organizational setting.  The operational description includes:</w:delText>
        </w:r>
      </w:del>
    </w:p>
    <w:p w14:paraId="7782E468" w14:textId="51868BF7" w:rsidR="00734224" w:rsidDel="0083381C" w:rsidRDefault="00734224" w:rsidP="000565BD">
      <w:pPr>
        <w:widowControl/>
        <w:numPr>
          <w:ilvl w:val="2"/>
          <w:numId w:val="1"/>
        </w:numPr>
        <w:tabs>
          <w:tab w:val="clear" w:pos="2160"/>
          <w:tab w:val="left" w:pos="1080"/>
        </w:tabs>
        <w:adjustRightInd/>
        <w:spacing w:after="240" w:line="240" w:lineRule="auto"/>
        <w:ind w:left="1080" w:hanging="630"/>
        <w:jc w:val="left"/>
        <w:textAlignment w:val="auto"/>
        <w:rPr>
          <w:del w:id="319" w:author="Name Required" w:date="2015-03-22T18:31:00Z"/>
          <w:rFonts w:cs="Arial"/>
        </w:rPr>
      </w:pPr>
      <w:del w:id="320" w:author="Name Required" w:date="2015-03-22T18:31:00Z">
        <w:r w:rsidRPr="00974235" w:rsidDel="0083381C">
          <w:rPr>
            <w:rFonts w:cs="Arial"/>
          </w:rPr>
          <w:delText xml:space="preserve">Operating Concept (OpCon) </w:delText>
        </w:r>
      </w:del>
    </w:p>
    <w:p w14:paraId="4259BA22" w14:textId="72A2F86D" w:rsidR="00B07419" w:rsidRPr="009222A9" w:rsidDel="0083381C" w:rsidRDefault="00B07419" w:rsidP="00B07419">
      <w:pPr>
        <w:pStyle w:val="conops-body"/>
        <w:rPr>
          <w:del w:id="321" w:author="Name Required" w:date="2015-03-22T18:31:00Z"/>
          <w:b/>
          <w:bCs/>
        </w:rPr>
      </w:pPr>
      <w:del w:id="322" w:author="Name Required" w:date="2015-03-22T18:31:00Z">
        <w:r w:rsidRPr="00224C09" w:rsidDel="0083381C">
          <w:rPr>
            <w:b/>
          </w:rPr>
          <w:delText>TBA</w:delText>
        </w:r>
      </w:del>
    </w:p>
    <w:p w14:paraId="71EB5D51" w14:textId="14E2A876" w:rsidR="000B04D2" w:rsidRPr="000B04D2" w:rsidDel="0083381C" w:rsidRDefault="000B04D2" w:rsidP="00F716A4">
      <w:pPr>
        <w:pStyle w:val="Heading8"/>
        <w:numPr>
          <w:ilvl w:val="0"/>
          <w:numId w:val="23"/>
        </w:numPr>
        <w:tabs>
          <w:tab w:val="left" w:pos="450"/>
        </w:tabs>
        <w:spacing w:before="0" w:after="0" w:line="240" w:lineRule="auto"/>
        <w:rPr>
          <w:del w:id="323" w:author="Name Required" w:date="2015-03-22T18:31:00Z"/>
          <w:szCs w:val="20"/>
        </w:rPr>
      </w:pPr>
      <w:del w:id="324" w:author="Name Required" w:date="2015-03-22T18:31:00Z">
        <w:r w:rsidRPr="000B04D2" w:rsidDel="0083381C">
          <w:delText>Mission Support Description</w:delText>
        </w:r>
      </w:del>
    </w:p>
    <w:p w14:paraId="46C281C1" w14:textId="0411A1BB" w:rsidR="00734224" w:rsidRPr="000B04D2" w:rsidDel="0083381C" w:rsidRDefault="00734224" w:rsidP="000B04D2">
      <w:pPr>
        <w:pStyle w:val="Heading8"/>
        <w:tabs>
          <w:tab w:val="left" w:pos="450"/>
        </w:tabs>
        <w:spacing w:before="0" w:after="0" w:line="240" w:lineRule="auto"/>
        <w:ind w:left="360"/>
        <w:rPr>
          <w:del w:id="325" w:author="Name Required" w:date="2015-03-22T18:31:00Z"/>
          <w:szCs w:val="20"/>
        </w:rPr>
      </w:pPr>
      <w:del w:id="326" w:author="Name Required" w:date="2015-03-22T18:31:00Z">
        <w:r w:rsidRPr="000B04D2" w:rsidDel="0083381C">
          <w:rPr>
            <w:vanish/>
            <w:highlight w:val="yellow"/>
          </w:rPr>
          <w:delText>Mission success depends upon two equally important components:  operations and support.  While operations is initially described in the MNS (as mission performance), support of the asset or system is first described in the CONOPS.  Support is integral to the CONOPS because it is interlaced with operations.  Support questions are addressed in a CONOPS.  Examples: If a vehicle experiences a significant equipment casualty while underway, it may cease mission execution until the vehicle is repaired.  The plan to provide repair support affects the CONOPS; for example the support plan may limit the asset operations to closer-in or more limited operations.  If the same personnel performing operational functions on the vehicle also perform repair support functions, as in a minimal support paradigm, they may not have the skills or tools to fix major problems and therefore must avoid hazardous conditions.  This may in turn limit their effectiveness in accomplishing the mission.</w:delText>
        </w:r>
        <w:r w:rsidR="009222A9" w:rsidDel="0083381C">
          <w:delText xml:space="preserve"> </w:delText>
        </w:r>
      </w:del>
    </w:p>
    <w:p w14:paraId="39DC5FDC" w14:textId="58BBEFB2" w:rsidR="00B07419" w:rsidRPr="00224C09" w:rsidDel="0083381C" w:rsidRDefault="00B07419" w:rsidP="00B07419">
      <w:pPr>
        <w:pStyle w:val="conops-body"/>
        <w:rPr>
          <w:del w:id="327" w:author="Name Required" w:date="2015-03-22T18:31:00Z"/>
          <w:b/>
        </w:rPr>
      </w:pPr>
      <w:del w:id="328" w:author="Name Required" w:date="2015-03-22T18:31:00Z">
        <w:r w:rsidRPr="00224C09" w:rsidDel="0083381C">
          <w:rPr>
            <w:b/>
          </w:rPr>
          <w:delText>TBA</w:delText>
        </w:r>
      </w:del>
    </w:p>
    <w:p w14:paraId="1145D6B3" w14:textId="76F752A0" w:rsidR="00734224" w:rsidRPr="00D24213" w:rsidDel="0083381C" w:rsidRDefault="00734224" w:rsidP="00734224">
      <w:pPr>
        <w:tabs>
          <w:tab w:val="left" w:pos="1080"/>
        </w:tabs>
        <w:spacing w:line="240" w:lineRule="auto"/>
        <w:ind w:left="1080"/>
        <w:jc w:val="left"/>
        <w:rPr>
          <w:del w:id="329" w:author="Name Required" w:date="2015-03-22T18:31:00Z"/>
          <w:rFonts w:cs="Arial"/>
          <w:vanish/>
        </w:rPr>
      </w:pPr>
      <w:del w:id="330" w:author="Name Required" w:date="2015-03-22T18:31:00Z">
        <w:r w:rsidRPr="00D24213" w:rsidDel="0083381C">
          <w:rPr>
            <w:rFonts w:cs="Arial"/>
            <w:vanish/>
            <w:highlight w:val="yellow"/>
          </w:rPr>
          <w:delText>Since support plays such an important role in this document, the CONOPS working group must include members from the support organizations during the CONOPS draft phase.</w:delText>
        </w:r>
        <w:r w:rsidRPr="00D24213" w:rsidDel="0083381C">
          <w:rPr>
            <w:rFonts w:cs="Arial"/>
            <w:vanish/>
          </w:rPr>
          <w:delText xml:space="preserve"> </w:delText>
        </w:r>
        <w:r w:rsidRPr="00D24213" w:rsidDel="0083381C">
          <w:rPr>
            <w:rFonts w:cs="Arial"/>
            <w:vanish/>
            <w:highlight w:val="yellow"/>
          </w:rPr>
          <w:delText xml:space="preserve">There are two common models that help describe the support of a system or asset, </w:delText>
        </w:r>
        <w:r w:rsidRPr="00D24213" w:rsidDel="0083381C">
          <w:rPr>
            <w:rFonts w:cs="Arial"/>
            <w:i/>
            <w:vanish/>
            <w:highlight w:val="yellow"/>
          </w:rPr>
          <w:delText>The Six Facets of Readiness</w:delText>
        </w:r>
        <w:r w:rsidRPr="00D24213" w:rsidDel="0083381C">
          <w:rPr>
            <w:rFonts w:cs="Arial"/>
            <w:vanish/>
            <w:highlight w:val="yellow"/>
          </w:rPr>
          <w:delText xml:space="preserve"> or </w:delText>
        </w:r>
        <w:r w:rsidRPr="00D24213" w:rsidDel="0083381C">
          <w:rPr>
            <w:rFonts w:cs="Arial"/>
            <w:i/>
            <w:vanish/>
            <w:highlight w:val="yellow"/>
          </w:rPr>
          <w:delText xml:space="preserve">The Twelve Elements of Logistics </w:delText>
        </w:r>
        <w:r w:rsidRPr="00D24213" w:rsidDel="0083381C">
          <w:rPr>
            <w:rFonts w:cs="Arial"/>
            <w:vanish/>
            <w:highlight w:val="yellow"/>
          </w:rPr>
          <w:delText xml:space="preserve">(see chart below).  Either may be followed as a guide when writing the mission support description.  Briefly describe – from a user-oriented perspective – the concept of mission support for this asset using the </w:delText>
        </w:r>
        <w:r w:rsidRPr="00D24213" w:rsidDel="0083381C">
          <w:rPr>
            <w:rFonts w:cs="Arial"/>
            <w:i/>
            <w:vanish/>
            <w:highlight w:val="yellow"/>
          </w:rPr>
          <w:delText>Six Facets of Readiness</w:delText>
        </w:r>
        <w:r w:rsidRPr="00D24213" w:rsidDel="0083381C">
          <w:rPr>
            <w:rFonts w:cs="Arial"/>
            <w:vanish/>
            <w:highlight w:val="yellow"/>
          </w:rPr>
          <w:delText xml:space="preserve"> or </w:delText>
        </w:r>
        <w:r w:rsidRPr="00D24213" w:rsidDel="0083381C">
          <w:rPr>
            <w:rFonts w:cs="Arial"/>
            <w:i/>
            <w:vanish/>
            <w:highlight w:val="yellow"/>
          </w:rPr>
          <w:delText>Twelve Elements of Logistics</w:delText>
        </w:r>
        <w:r w:rsidRPr="00D24213" w:rsidDel="0083381C">
          <w:rPr>
            <w:rFonts w:cs="Arial"/>
            <w:vanish/>
            <w:highlight w:val="yellow"/>
          </w:rPr>
          <w:delText xml:space="preserve"> framework as a guide. In other words, describe how the lead Component/DHS or asset will support these facets in order to ensure readiness to perform the assigned missions. Topics to discuss include support agency(ies); administrative and medical support; morale, welfare and recreation and work-life considerations; facilities; equipment; configuration management; information technology support; repair/replacement criteria; maintenance levels and cycles; storage, distribution, and supply methods. Identify the different support modes that the asset or system could be in.  These support modes later become the titles for the mission support scenarios.  For instance, an aircraft might use: Home station, Airborne, Deployed – foreign, Deployed – border patrol facility, Deployed – civilian facility, Depot repair.  Information and communications systems might have normal, alerted, high alert, maintenance, etc.</w:delText>
        </w:r>
      </w:del>
    </w:p>
    <w:p w14:paraId="70F1130D" w14:textId="0929BB44" w:rsidR="00591E51" w:rsidDel="0083381C" w:rsidRDefault="00591E51" w:rsidP="00734224">
      <w:pPr>
        <w:tabs>
          <w:tab w:val="left" w:pos="1080"/>
        </w:tabs>
        <w:spacing w:line="240" w:lineRule="auto"/>
        <w:ind w:left="1080"/>
        <w:jc w:val="left"/>
        <w:rPr>
          <w:del w:id="331" w:author="Name Required" w:date="2015-03-22T18:31:00Z"/>
          <w:rFonts w:cs="Arial"/>
        </w:rPr>
      </w:pPr>
    </w:p>
    <w:p w14:paraId="4279F211" w14:textId="5CFB69CC" w:rsidR="000B04D2" w:rsidRPr="000B04D2" w:rsidDel="0083381C" w:rsidRDefault="000B04D2" w:rsidP="00F716A4">
      <w:pPr>
        <w:pStyle w:val="Heading8"/>
        <w:numPr>
          <w:ilvl w:val="0"/>
          <w:numId w:val="23"/>
        </w:numPr>
        <w:tabs>
          <w:tab w:val="left" w:pos="450"/>
        </w:tabs>
        <w:spacing w:before="0" w:after="0" w:line="240" w:lineRule="auto"/>
        <w:rPr>
          <w:del w:id="332" w:author="Name Required" w:date="2015-03-22T18:31:00Z"/>
          <w:szCs w:val="20"/>
        </w:rPr>
      </w:pPr>
      <w:del w:id="333" w:author="Name Required" w:date="2015-03-22T18:31:00Z">
        <w:r w:rsidDel="0083381C">
          <w:delText>Potential Impacts</w:delText>
        </w:r>
      </w:del>
    </w:p>
    <w:p w14:paraId="28E15CA9" w14:textId="148737C4" w:rsidR="000B04D2" w:rsidDel="0083381C" w:rsidRDefault="000B04D2" w:rsidP="000B04D2">
      <w:pPr>
        <w:pStyle w:val="ListParagraph"/>
        <w:spacing w:after="240"/>
        <w:ind w:left="360"/>
        <w:rPr>
          <w:del w:id="334" w:author="Name Required" w:date="2015-03-22T18:31:00Z"/>
          <w:rFonts w:cs="Arial"/>
          <w:vanish/>
        </w:rPr>
      </w:pPr>
      <w:del w:id="335" w:author="Name Required" w:date="2015-03-22T18:31:00Z">
        <w:r w:rsidRPr="000B04D2" w:rsidDel="0083381C">
          <w:rPr>
            <w:rFonts w:cs="Arial"/>
            <w:vanish/>
            <w:highlight w:val="yellow"/>
          </w:rPr>
          <w:delText>Describe anticipated operational, mission support and other organizational impacts the proposed asset, capability or system will have on the user, acquirer, developer, and support and maintenance organizations.  These impacts may include changes in interactions and interfaces with command centers; change in procedures; use of new data sources; changes in quantity, type, and timing of data to be input to the system; changes in data retention requirements;  new modes of operation based on peacetime, alert, wartime, or emergency conditions, modification of responsibilities; addition or elimination of responsibilities or positions; need for training or retraining; changes in infrastructure, including facilities and services; and changes in number, skill levels, position identifiers, or location of personnel in various modes of operation.  This information allows all affected organizations to prepare for the changes that will be brought about by the new system and to plan for the impacts during development and transition to the new system.  The DOTMLPF/R/G/S factor structure from the new Strategic Requirements Planning System should be used to the extent possible to discuss these impacts in a structured manner.</w:delText>
        </w:r>
        <w:r w:rsidRPr="000B04D2" w:rsidDel="0083381C">
          <w:rPr>
            <w:rFonts w:cs="Arial"/>
            <w:vanish/>
          </w:rPr>
          <w:delText xml:space="preserve"> </w:delText>
        </w:r>
      </w:del>
    </w:p>
    <w:p w14:paraId="14969934" w14:textId="33E911FC" w:rsidR="00B07419" w:rsidRPr="00224C09" w:rsidDel="0083381C" w:rsidRDefault="00B07419" w:rsidP="00B07419">
      <w:pPr>
        <w:pStyle w:val="conops-body"/>
        <w:rPr>
          <w:del w:id="336" w:author="Name Required" w:date="2015-03-22T18:31:00Z"/>
          <w:b/>
        </w:rPr>
      </w:pPr>
      <w:del w:id="337" w:author="Name Required" w:date="2015-03-22T18:31:00Z">
        <w:r w:rsidRPr="00224C09" w:rsidDel="0083381C">
          <w:rPr>
            <w:b/>
          </w:rPr>
          <w:delText>TBA</w:delText>
        </w:r>
      </w:del>
    </w:p>
    <w:p w14:paraId="79595253" w14:textId="2C7CBBE1" w:rsidR="000565BD" w:rsidRPr="00974235" w:rsidDel="00654A24" w:rsidRDefault="000565BD" w:rsidP="000565BD">
      <w:pPr>
        <w:spacing w:line="240" w:lineRule="auto"/>
        <w:jc w:val="left"/>
        <w:rPr>
          <w:del w:id="338" w:author="Name Required" w:date="2015-03-22T18:53:00Z"/>
          <w:rFonts w:cs="Arial"/>
          <w:b/>
        </w:rPr>
      </w:pPr>
      <w:del w:id="339" w:author="Name Required" w:date="2015-03-22T18:53:00Z">
        <w:r w:rsidRPr="00974235" w:rsidDel="00654A24">
          <w:rPr>
            <w:rFonts w:cs="Arial"/>
            <w:b/>
          </w:rPr>
          <w:delText xml:space="preserve">SECTION </w:delText>
        </w:r>
        <w:r w:rsidDel="00654A24">
          <w:rPr>
            <w:rFonts w:cs="Arial"/>
            <w:b/>
          </w:rPr>
          <w:delText>3</w:delText>
        </w:r>
        <w:r w:rsidRPr="00974235" w:rsidDel="00654A24">
          <w:rPr>
            <w:rFonts w:cs="Arial"/>
            <w:b/>
          </w:rPr>
          <w:delText>:</w:delText>
        </w:r>
        <w:r w:rsidRPr="00974235" w:rsidDel="00654A24">
          <w:rPr>
            <w:rFonts w:cs="Arial"/>
            <w:b/>
          </w:rPr>
          <w:tab/>
        </w:r>
        <w:r w:rsidDel="00654A24">
          <w:rPr>
            <w:rFonts w:cs="Arial"/>
            <w:b/>
            <w:caps/>
          </w:rPr>
          <w:delText>SCENARIOS</w:delText>
        </w:r>
      </w:del>
    </w:p>
    <w:p w14:paraId="0A124663" w14:textId="2AA44C04" w:rsidR="00427149" w:rsidDel="004B2D1E" w:rsidRDefault="00427149" w:rsidP="00AF3035">
      <w:pPr>
        <w:pStyle w:val="conops-body"/>
        <w:rPr>
          <w:del w:id="340" w:author="Name Required" w:date="2015-03-22T17:19:00Z"/>
        </w:rPr>
      </w:pPr>
      <w:del w:id="341" w:author="Name Required" w:date="2015-03-22T17:19:00Z">
        <w:r w:rsidDel="004B2D1E">
          <w:delText>A common s</w:delText>
        </w:r>
        <w:r w:rsidRPr="008F24FF" w:rsidDel="004B2D1E">
          <w:delText xml:space="preserve">cenario </w:delText>
        </w:r>
        <w:r w:rsidDel="004B2D1E">
          <w:delText>occurrin</w:delText>
        </w:r>
        <w:r w:rsidR="00680DB0" w:rsidDel="004B2D1E">
          <w:delText xml:space="preserve">g regularly today involves </w:delText>
        </w:r>
        <w:r w:rsidR="00D45DBC" w:rsidDel="004B2D1E">
          <w:delText xml:space="preserve">responding to what </w:delText>
        </w:r>
        <w:r w:rsidDel="004B2D1E">
          <w:delText xml:space="preserve">are known commonly as </w:delText>
        </w:r>
        <w:r w:rsidRPr="00E74A10" w:rsidDel="004B2D1E">
          <w:rPr>
            <w:i/>
          </w:rPr>
          <w:delText>botnets</w:delText>
        </w:r>
        <w:r w:rsidDel="004B2D1E">
          <w:delText xml:space="preserve">, or distributed intruder attack networks constructed of computers infected with malicious software (or </w:delText>
        </w:r>
        <w:r w:rsidRPr="00927F09" w:rsidDel="004B2D1E">
          <w:rPr>
            <w:i/>
          </w:rPr>
          <w:delText>malware</w:delText>
        </w:r>
        <w:r w:rsidDel="004B2D1E">
          <w:delText xml:space="preserve">). </w:delText>
        </w:r>
        <w:r w:rsidRPr="00BE5D3F" w:rsidDel="004B2D1E">
          <w:delText xml:space="preserve">A </w:delText>
        </w:r>
        <w:r w:rsidRPr="001F6F5A" w:rsidDel="004B2D1E">
          <w:rPr>
            <w:i/>
          </w:rPr>
          <w:delText>botnet</w:delText>
        </w:r>
        <w:r w:rsidRPr="00BE5D3F" w:rsidDel="004B2D1E">
          <w:delText xml:space="preserve"> is the name given to a set of stolen computer assets that form</w:delText>
        </w:r>
        <w:r w:rsidR="00D45DBC" w:rsidDel="004B2D1E">
          <w:delText xml:space="preserve"> </w:delText>
        </w:r>
        <w:r w:rsidRPr="00BE5D3F" w:rsidDel="004B2D1E">
          <w:delText>a distributed computer attack network capable of performing many functions for</w:delText>
        </w:r>
        <w:r w:rsidDel="004B2D1E">
          <w:delText xml:space="preserve"> </w:delText>
        </w:r>
        <w:r w:rsidRPr="00BE5D3F" w:rsidDel="004B2D1E">
          <w:delText>a computer criminal. These functions can include any/all of the following:</w:delText>
        </w:r>
        <w:r w:rsidDel="004B2D1E">
          <w:delText xml:space="preserve"> </w:delText>
        </w:r>
        <w:r w:rsidRPr="00BE5D3F" w:rsidDel="004B2D1E">
          <w:delText>Distributed Denial of Service (DDoS) attacks of various types; scanning for</w:delText>
        </w:r>
        <w:r w:rsidDel="004B2D1E">
          <w:delText xml:space="preserve"> </w:delText>
        </w:r>
        <w:r w:rsidRPr="00BE5D3F" w:rsidDel="004B2D1E">
          <w:delText>vulnerable hosts to infect to grow the botnet; searching computers for</w:delText>
        </w:r>
        <w:r w:rsidDel="004B2D1E">
          <w:delText xml:space="preserve"> </w:delText>
        </w:r>
        <w:r w:rsidRPr="00BE5D3F" w:rsidDel="004B2D1E">
          <w:delText>sensitive information (e.g., email addresses, credit card or banking</w:delText>
        </w:r>
        <w:r w:rsidDel="004B2D1E">
          <w:delText xml:space="preserve"> </w:delText>
        </w:r>
        <w:r w:rsidRPr="00BE5D3F" w:rsidDel="004B2D1E">
          <w:delText>information, login accounts and passwords, files containing proprietary data</w:delText>
        </w:r>
        <w:r w:rsidDel="004B2D1E">
          <w:delText xml:space="preserve"> </w:delText>
        </w:r>
        <w:r w:rsidRPr="00BE5D3F" w:rsidDel="004B2D1E">
          <w:delText>that are to be exfiltrated; sending spam emails; etc. This is typically</w:delText>
        </w:r>
        <w:r w:rsidDel="004B2D1E">
          <w:delText xml:space="preserve"> </w:delText>
        </w:r>
        <w:r w:rsidRPr="00BE5D3F" w:rsidDel="004B2D1E">
          <w:delText>accom</w:delText>
        </w:r>
        <w:r w:rsidR="004A15DC" w:rsidDel="004B2D1E">
          <w:delText xml:space="preserve">plished by first compromising a number of computers </w:delText>
        </w:r>
        <w:r w:rsidRPr="00BE5D3F" w:rsidDel="004B2D1E">
          <w:delText>using one of several direct or</w:delText>
        </w:r>
        <w:r w:rsidDel="004B2D1E">
          <w:delText xml:space="preserve"> </w:delText>
        </w:r>
        <w:r w:rsidRPr="00BE5D3F" w:rsidDel="004B2D1E">
          <w:delText>indirect methods of propagation, resulting in installation of malicious</w:delText>
        </w:r>
        <w:r w:rsidDel="004B2D1E">
          <w:delText xml:space="preserve"> </w:delText>
        </w:r>
        <w:r w:rsidRPr="00BE5D3F" w:rsidDel="004B2D1E">
          <w:delText>software followed by outbound (or inbound) connections to achieve command and</w:delText>
        </w:r>
        <w:r w:rsidDel="004B2D1E">
          <w:delText xml:space="preserve"> control (C</w:delText>
        </w:r>
        <w:r w:rsidRPr="00BE5D3F" w:rsidDel="004B2D1E">
          <w:delText xml:space="preserve">&amp;C) of the infected hosts, or </w:delText>
        </w:r>
        <w:r w:rsidRPr="00232D81" w:rsidDel="004B2D1E">
          <w:rPr>
            <w:i/>
          </w:rPr>
          <w:delText>bots</w:delText>
        </w:r>
        <w:r w:rsidRPr="00BE5D3F" w:rsidDel="004B2D1E">
          <w:delText>.</w:delText>
        </w:r>
      </w:del>
    </w:p>
    <w:p w14:paraId="1311447C" w14:textId="59A25894" w:rsidR="00427149" w:rsidRPr="00C771F2" w:rsidDel="004B2D1E" w:rsidRDefault="001C3247" w:rsidP="00AF3035">
      <w:pPr>
        <w:pStyle w:val="conops-body"/>
        <w:rPr>
          <w:del w:id="342" w:author="Name Required" w:date="2015-03-22T17:19:00Z"/>
        </w:rPr>
      </w:pPr>
      <w:del w:id="343" w:author="Name Required" w:date="2015-03-22T17:19:00Z">
        <w:r w:rsidDel="004B2D1E">
          <w:delText>T</w:delText>
        </w:r>
        <w:r w:rsidR="00427149" w:rsidRPr="00BE5D3F" w:rsidDel="004B2D1E">
          <w:delText xml:space="preserve">he role of </w:delText>
        </w:r>
        <w:r w:rsidDel="004B2D1E">
          <w:delText xml:space="preserve">SIEM in this context is to provide </w:delText>
        </w:r>
        <w:r w:rsidR="00427149" w:rsidRPr="00D761F3" w:rsidDel="004B2D1E">
          <w:rPr>
            <w:i/>
          </w:rPr>
          <w:delText>correlation</w:delText>
        </w:r>
        <w:r w:rsidR="00427149" w:rsidRPr="00BE5D3F" w:rsidDel="004B2D1E">
          <w:delText xml:space="preserve"> of multiple events</w:delText>
        </w:r>
        <w:r w:rsidDel="004B2D1E">
          <w:delText>, not just to trigger alerts based on single detected events</w:delText>
        </w:r>
        <w:r w:rsidR="00427149" w:rsidRPr="00BE5D3F" w:rsidDel="004B2D1E">
          <w:delText xml:space="preserve">. The Botnets system </w:delText>
        </w:r>
        <w:r w:rsidR="00D45DBC" w:rsidDel="004B2D1E">
          <w:delText xml:space="preserve">used within the PRISEM project </w:delText>
        </w:r>
        <w:r w:rsidR="00427149" w:rsidRPr="00BE5D3F" w:rsidDel="004B2D1E">
          <w:delText>produces reports that</w:delText>
        </w:r>
        <w:r w:rsidR="00427149" w:rsidDel="004B2D1E">
          <w:delText xml:space="preserve"> </w:delText>
        </w:r>
        <w:r w:rsidR="00427149" w:rsidRPr="00BE5D3F" w:rsidDel="004B2D1E">
          <w:delText>summarize individual discrete events, which by themselves may be</w:delText>
        </w:r>
        <w:r w:rsidR="00427149" w:rsidDel="004B2D1E">
          <w:delText xml:space="preserve"> </w:delText>
        </w:r>
        <w:r w:rsidR="00427149" w:rsidRPr="00246F42" w:rsidDel="004B2D1E">
          <w:rPr>
            <w:i/>
          </w:rPr>
          <w:delText>false-positives</w:delText>
        </w:r>
        <w:r w:rsidR="00427149" w:rsidRPr="00BE5D3F" w:rsidDel="004B2D1E">
          <w:delText>. Even when a score is high because of multiple alerts</w:delText>
        </w:r>
        <w:r w:rsidR="00427149" w:rsidDel="004B2D1E">
          <w:delText xml:space="preserve"> </w:delText>
        </w:r>
        <w:r w:rsidR="00427149" w:rsidRPr="00BE5D3F" w:rsidDel="004B2D1E">
          <w:delText>being generated for repeated activity, the alert may be meaningless. Or someone</w:delText>
        </w:r>
        <w:r w:rsidR="00427149" w:rsidDel="004B2D1E">
          <w:delText xml:space="preserve"> </w:delText>
        </w:r>
        <w:r w:rsidR="00427149" w:rsidRPr="00BE5D3F" w:rsidDel="004B2D1E">
          <w:delText xml:space="preserve">may have entered an indicator </w:delText>
        </w:r>
        <w:r w:rsidDel="004B2D1E">
          <w:delText xml:space="preserve">into the database </w:delText>
        </w:r>
        <w:r w:rsidR="00427149" w:rsidRPr="00BE5D3F" w:rsidDel="004B2D1E">
          <w:delText>with low confidence of suspicious activity, which</w:delText>
        </w:r>
        <w:r w:rsidR="00427149" w:rsidDel="004B2D1E">
          <w:delText xml:space="preserve"> </w:delText>
        </w:r>
        <w:r w:rsidR="00427149" w:rsidRPr="00BE5D3F" w:rsidDel="004B2D1E">
          <w:delText xml:space="preserve">made its way into a </w:delText>
        </w:r>
        <w:r w:rsidR="00427149" w:rsidRPr="009D6F12" w:rsidDel="004B2D1E">
          <w:rPr>
            <w:i/>
          </w:rPr>
          <w:delText>watchlist</w:delText>
        </w:r>
        <w:r w:rsidR="00427149" w:rsidRPr="00BE5D3F" w:rsidDel="004B2D1E">
          <w:delText xml:space="preserve"> detector that </w:delText>
        </w:r>
        <w:r w:rsidR="00D45DBC" w:rsidDel="004B2D1E">
          <w:delText xml:space="preserve">begins to </w:delText>
        </w:r>
        <w:r w:rsidR="00427149" w:rsidRPr="00BE5D3F" w:rsidDel="004B2D1E">
          <w:delText>trigger event</w:delText>
        </w:r>
        <w:r w:rsidR="00D45DBC" w:rsidDel="004B2D1E">
          <w:delText>s</w:delText>
        </w:r>
        <w:r w:rsidR="00427149" w:rsidRPr="00BE5D3F" w:rsidDel="004B2D1E">
          <w:delText xml:space="preserve"> </w:delText>
        </w:r>
        <w:r w:rsidR="00D45DBC" w:rsidDel="004B2D1E">
          <w:delText>when connections are seen to the watchlisted IP address</w:delText>
        </w:r>
        <w:r w:rsidR="00427149" w:rsidRPr="00BE5D3F" w:rsidDel="004B2D1E">
          <w:delText xml:space="preserve">. </w:delText>
        </w:r>
        <w:r w:rsidDel="004B2D1E">
          <w:delText xml:space="preserve">Requiring that multiple </w:delText>
        </w:r>
        <w:r w:rsidR="00D45DBC" w:rsidDel="004B2D1E">
          <w:delText>different aler</w:delText>
        </w:r>
        <w:r w:rsidDel="004B2D1E">
          <w:delText xml:space="preserve">ts occur simultaneously </w:delText>
        </w:r>
        <w:r w:rsidR="00D45DBC" w:rsidDel="004B2D1E">
          <w:delText>(e.g</w:delText>
        </w:r>
        <w:r w:rsidR="00FD222D" w:rsidDel="004B2D1E">
          <w:delText>.</w:delText>
        </w:r>
        <w:r w:rsidR="00D45DBC" w:rsidDel="004B2D1E">
          <w:delText xml:space="preserve">, scanning, attempted SMTP connections, and suspected botnet command and control) </w:delText>
        </w:r>
        <w:r w:rsidDel="004B2D1E">
          <w:delText xml:space="preserve">before the events become elevated to </w:delText>
        </w:r>
        <w:r w:rsidRPr="00AF3035" w:rsidDel="004B2D1E">
          <w:rPr>
            <w:i/>
          </w:rPr>
          <w:delText>alerts</w:delText>
        </w:r>
        <w:r w:rsidDel="004B2D1E">
          <w:delText xml:space="preserve"> has the effect of increasing the probability that the host involved is truly compromised (i.e., a true-positive alert). </w:delText>
        </w:r>
        <w:r w:rsidR="00427149" w:rsidRPr="00BE5D3F" w:rsidDel="004B2D1E">
          <w:delText>The</w:delText>
        </w:r>
        <w:r w:rsidR="00427149" w:rsidDel="004B2D1E">
          <w:delText xml:space="preserve"> </w:delText>
        </w:r>
        <w:r w:rsidR="00427149" w:rsidRPr="00BE5D3F" w:rsidDel="004B2D1E">
          <w:delText>analyst looking at alerts and re</w:delText>
        </w:r>
        <w:r w:rsidR="00427149" w:rsidDel="004B2D1E">
          <w:delText xml:space="preserve">ports must be careful to know </w:delText>
        </w:r>
        <w:r w:rsidR="00427149" w:rsidRPr="00246F42" w:rsidDel="004B2D1E">
          <w:rPr>
            <w:i/>
          </w:rPr>
          <w:delText>what the alert means, how it was derived, what its confidence level is, and whether it is a valid alert or not</w:delText>
        </w:r>
        <w:r w:rsidR="00427149" w:rsidRPr="00BE5D3F" w:rsidDel="004B2D1E">
          <w:delText xml:space="preserve"> before passing it along, or to at least reflect a low</w:delText>
        </w:r>
        <w:r w:rsidR="00427149" w:rsidDel="004B2D1E">
          <w:delText xml:space="preserve"> </w:delText>
        </w:r>
        <w:r w:rsidR="00427149" w:rsidRPr="00BE5D3F" w:rsidDel="004B2D1E">
          <w:delText>confidence or otherwise include a caveat statement unless and until other</w:delText>
        </w:r>
        <w:r w:rsidR="00427149" w:rsidDel="004B2D1E">
          <w:delText xml:space="preserve"> </w:delText>
        </w:r>
        <w:r w:rsidR="00427149" w:rsidRPr="00BE5D3F" w:rsidDel="004B2D1E">
          <w:delText>correlating data substantiates malicious activity.</w:delText>
        </w:r>
      </w:del>
    </w:p>
    <w:p w14:paraId="1F0DA81F" w14:textId="2550F64E" w:rsidR="000565BD" w:rsidRPr="000B04D2" w:rsidDel="0083381C" w:rsidRDefault="000565BD" w:rsidP="00F716A4">
      <w:pPr>
        <w:pStyle w:val="Heading8"/>
        <w:numPr>
          <w:ilvl w:val="0"/>
          <w:numId w:val="24"/>
        </w:numPr>
        <w:tabs>
          <w:tab w:val="left" w:pos="450"/>
        </w:tabs>
        <w:spacing w:before="0" w:after="0" w:line="240" w:lineRule="auto"/>
        <w:rPr>
          <w:del w:id="344" w:author="Name Required" w:date="2015-03-22T18:31:00Z"/>
          <w:szCs w:val="20"/>
        </w:rPr>
      </w:pPr>
      <w:bookmarkStart w:id="345" w:name="_Ref257832825"/>
      <w:del w:id="346" w:author="Name Required" w:date="2015-03-22T18:31:00Z">
        <w:r w:rsidDel="0083381C">
          <w:delText>Generalized Analysis Scenario</w:delText>
        </w:r>
        <w:bookmarkEnd w:id="345"/>
      </w:del>
    </w:p>
    <w:p w14:paraId="52276E02" w14:textId="2E05E3E8" w:rsidR="00427149" w:rsidDel="0083381C" w:rsidRDefault="00427149" w:rsidP="004B7AAA">
      <w:pPr>
        <w:pStyle w:val="conops-body"/>
        <w:rPr>
          <w:del w:id="347" w:author="Name Required" w:date="2015-03-22T18:31:00Z"/>
        </w:rPr>
      </w:pPr>
      <w:del w:id="348" w:author="Name Required" w:date="2015-03-22T17:20:00Z">
        <w:r w:rsidRPr="0042721A" w:rsidDel="004B2D1E">
          <w:delText>Using PRISEM componen</w:delText>
        </w:r>
        <w:r w:rsidR="00D45DBC" w:rsidDel="004B2D1E">
          <w:delText>ts to walk through some of the</w:delText>
        </w:r>
        <w:r w:rsidRPr="0042721A" w:rsidDel="004B2D1E">
          <w:delText xml:space="preserve"> steps </w:delText>
        </w:r>
        <w:r w:rsidR="00D45DBC" w:rsidDel="004B2D1E">
          <w:delText>in responding to a</w:delText>
        </w:r>
        <w:r w:rsidR="001832EE" w:rsidDel="004B2D1E">
          <w:delText xml:space="preserve"> suspected botnet related event</w:delText>
        </w:r>
        <w:r w:rsidDel="004B2D1E">
          <w:delText xml:space="preserve"> </w:delText>
        </w:r>
        <w:r w:rsidR="00D45DBC" w:rsidDel="004B2D1E">
          <w:delText>help</w:delText>
        </w:r>
        <w:r w:rsidR="001832EE" w:rsidDel="004B2D1E">
          <w:delText>s</w:delText>
        </w:r>
        <w:r w:rsidR="00D45DBC" w:rsidDel="004B2D1E">
          <w:delText xml:space="preserve"> </w:delText>
        </w:r>
        <w:r w:rsidRPr="0042721A" w:rsidDel="004B2D1E">
          <w:delText>illustrate the process</w:delText>
        </w:r>
        <w:r w:rsidDel="004B2D1E">
          <w:delText>:</w:delText>
        </w:r>
      </w:del>
    </w:p>
    <w:p w14:paraId="4DB42D59" w14:textId="29F9258C" w:rsidR="00427149" w:rsidDel="004B2D1E" w:rsidRDefault="00427149">
      <w:pPr>
        <w:widowControl/>
        <w:tabs>
          <w:tab w:val="left" w:pos="450"/>
        </w:tabs>
        <w:adjustRightInd/>
        <w:spacing w:after="120" w:line="240" w:lineRule="auto"/>
        <w:ind w:left="1166"/>
        <w:jc w:val="left"/>
        <w:textAlignment w:val="auto"/>
        <w:rPr>
          <w:del w:id="349" w:author="Name Required" w:date="2015-03-22T17:25:00Z"/>
          <w:rFonts w:cs="Arial"/>
        </w:rPr>
        <w:pPrChange w:id="350" w:author="Name Required" w:date="2015-03-22T18:23:00Z">
          <w:pPr>
            <w:widowControl/>
            <w:numPr>
              <w:numId w:val="9"/>
            </w:numPr>
            <w:tabs>
              <w:tab w:val="left" w:pos="450"/>
            </w:tabs>
            <w:adjustRightInd/>
            <w:spacing w:after="120" w:line="240" w:lineRule="auto"/>
            <w:ind w:left="1166" w:hanging="360"/>
            <w:jc w:val="left"/>
            <w:textAlignment w:val="auto"/>
          </w:pPr>
        </w:pPrChange>
      </w:pPr>
      <w:del w:id="351" w:author="Name Required" w:date="2015-03-22T17:25:00Z">
        <w:r w:rsidDel="004B2D1E">
          <w:rPr>
            <w:rFonts w:cs="Arial"/>
          </w:rPr>
          <w:delText>The analyst may start with a message that pr</w:delText>
        </w:r>
        <w:r w:rsidR="00C15318" w:rsidDel="004B2D1E">
          <w:rPr>
            <w:rFonts w:cs="Arial"/>
          </w:rPr>
          <w:delText xml:space="preserve">ovides indicators of compromise. </w:delText>
        </w:r>
        <w:r w:rsidR="00C15318" w:rsidRPr="00245938" w:rsidDel="004B2D1E">
          <w:rPr>
            <w:rFonts w:cs="Arial"/>
          </w:rPr>
          <w:fldChar w:fldCharType="begin"/>
        </w:r>
        <w:r w:rsidR="00C15318" w:rsidRPr="00A90824" w:rsidDel="004B2D1E">
          <w:rPr>
            <w:rFonts w:cs="Arial"/>
          </w:rPr>
          <w:delInstrText xml:space="preserve"> REF _Ref257045822 \h </w:delInstrText>
        </w:r>
        <w:r w:rsidR="00C15318" w:rsidRPr="00245938" w:rsidDel="004B2D1E">
          <w:rPr>
            <w:rFonts w:cs="Arial"/>
          </w:rPr>
        </w:r>
        <w:r w:rsidR="00C15318" w:rsidRPr="00245938" w:rsidDel="004B2D1E">
          <w:rPr>
            <w:rFonts w:cs="Arial"/>
          </w:rPr>
          <w:fldChar w:fldCharType="separate"/>
        </w:r>
        <w:r w:rsidR="00913185" w:rsidDel="004B2D1E">
          <w:delText xml:space="preserve">Figure </w:delText>
        </w:r>
        <w:r w:rsidR="00913185" w:rsidDel="004B2D1E">
          <w:rPr>
            <w:noProof/>
          </w:rPr>
          <w:delText>4</w:delText>
        </w:r>
        <w:r w:rsidR="00C15318" w:rsidRPr="00245938" w:rsidDel="004B2D1E">
          <w:rPr>
            <w:rFonts w:cs="Arial"/>
          </w:rPr>
          <w:fldChar w:fldCharType="end"/>
        </w:r>
        <w:r w:rsidR="00C15318" w:rsidDel="004B2D1E">
          <w:rPr>
            <w:rFonts w:cs="Arial"/>
          </w:rPr>
          <w:delText xml:space="preserve"> shows a message reporting a suspected network involved in known SSH dictionary scanning,</w:delText>
        </w:r>
        <w:r w:rsidDel="004B2D1E">
          <w:rPr>
            <w:rFonts w:cs="Arial"/>
          </w:rPr>
          <w:delText xml:space="preserve"> attempting to gain access to insec</w:delText>
        </w:r>
        <w:r w:rsidR="00C15318" w:rsidDel="004B2D1E">
          <w:rPr>
            <w:rFonts w:cs="Arial"/>
          </w:rPr>
          <w:delText>ure accounts.</w:delText>
        </w:r>
      </w:del>
    </w:p>
    <w:p w14:paraId="143C9B62" w14:textId="79C4ED9F" w:rsidR="00427149" w:rsidDel="004B2D1E" w:rsidRDefault="00427149">
      <w:pPr>
        <w:keepNext/>
        <w:widowControl/>
        <w:tabs>
          <w:tab w:val="left" w:pos="450"/>
        </w:tabs>
        <w:adjustRightInd/>
        <w:spacing w:after="120" w:line="240" w:lineRule="auto"/>
        <w:ind w:left="1166"/>
        <w:jc w:val="center"/>
        <w:textAlignment w:val="auto"/>
        <w:rPr>
          <w:del w:id="352" w:author="Name Required" w:date="2015-03-22T17:25:00Z"/>
        </w:rPr>
        <w:pPrChange w:id="353" w:author="Name Required" w:date="2015-03-22T18:23:00Z">
          <w:pPr>
            <w:keepNext/>
            <w:widowControl/>
            <w:tabs>
              <w:tab w:val="left" w:pos="450"/>
            </w:tabs>
            <w:adjustRightInd/>
            <w:spacing w:after="120" w:line="240" w:lineRule="auto"/>
            <w:ind w:left="446"/>
            <w:jc w:val="center"/>
            <w:textAlignment w:val="auto"/>
          </w:pPr>
        </w:pPrChange>
      </w:pPr>
      <w:del w:id="354" w:author="Name Required" w:date="2015-03-22T17:25:00Z">
        <w:r w:rsidRPr="00872010" w:rsidDel="004B2D1E">
          <w:rPr>
            <w:rFonts w:cs="Arial"/>
            <w:noProof/>
          </w:rPr>
          <w:drawing>
            <wp:inline distT="0" distB="0" distL="0" distR="0" wp14:anchorId="2367A9EB" wp14:editId="5AEE5B3C">
              <wp:extent cx="4079875" cy="1835150"/>
              <wp:effectExtent l="50800" t="25400" r="34925" b="19050"/>
              <wp:docPr id="9" name="Picture 9" descr="emai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l-indicator"/>
                      <pic:cNvPicPr>
                        <a:picLocks noChangeAspect="1" noChangeArrowheads="1"/>
                      </pic:cNvPicPr>
                    </pic:nvPicPr>
                    <pic:blipFill>
                      <a:blip r:embed="rId17"/>
                      <a:srcRect/>
                      <a:stretch>
                        <a:fillRect/>
                      </a:stretch>
                    </pic:blipFill>
                    <pic:spPr bwMode="auto">
                      <a:xfrm>
                        <a:off x="0" y="0"/>
                        <a:ext cx="4079875" cy="1835150"/>
                      </a:xfrm>
                      <a:prstGeom prst="rect">
                        <a:avLst/>
                      </a:prstGeom>
                      <a:noFill/>
                      <a:ln w="6350" cmpd="sng">
                        <a:solidFill>
                          <a:srgbClr val="000000"/>
                        </a:solidFill>
                        <a:miter lim="800000"/>
                        <a:headEnd/>
                        <a:tailEnd/>
                      </a:ln>
                      <a:effectLst/>
                    </pic:spPr>
                  </pic:pic>
                </a:graphicData>
              </a:graphic>
            </wp:inline>
          </w:drawing>
        </w:r>
      </w:del>
    </w:p>
    <w:p w14:paraId="7421AF3A" w14:textId="3C07781E" w:rsidR="00427149" w:rsidRPr="007274A3" w:rsidDel="004B2D1E" w:rsidRDefault="00427149">
      <w:pPr>
        <w:pStyle w:val="Caption"/>
        <w:spacing w:after="120" w:line="240" w:lineRule="auto"/>
        <w:ind w:left="1166"/>
        <w:rPr>
          <w:del w:id="355" w:author="Name Required" w:date="2015-03-22T17:25:00Z"/>
          <w:rFonts w:cs="Arial"/>
        </w:rPr>
        <w:pPrChange w:id="356" w:author="Name Required" w:date="2015-03-22T18:23:00Z">
          <w:pPr>
            <w:pStyle w:val="Caption"/>
            <w:spacing w:after="120" w:line="240" w:lineRule="auto"/>
          </w:pPr>
        </w:pPrChange>
      </w:pPr>
      <w:bookmarkStart w:id="357" w:name="_Ref257045822"/>
      <w:bookmarkStart w:id="358" w:name="_Toc257840222"/>
      <w:del w:id="359" w:author="Name Required" w:date="2015-03-22T17:25:00Z">
        <w:r w:rsidDel="004B2D1E">
          <w:delText xml:space="preserve">Figure </w:delText>
        </w:r>
        <w:r w:rsidR="008028C6" w:rsidDel="004B2D1E">
          <w:rPr>
            <w:b w:val="0"/>
            <w:bCs w:val="0"/>
          </w:rPr>
          <w:fldChar w:fldCharType="begin"/>
        </w:r>
        <w:r w:rsidR="008028C6" w:rsidDel="004B2D1E">
          <w:delInstrText xml:space="preserve"> SEQ Figure \* ARABIC </w:delInstrText>
        </w:r>
        <w:r w:rsidR="008028C6" w:rsidDel="004B2D1E">
          <w:rPr>
            <w:b w:val="0"/>
            <w:bCs w:val="0"/>
          </w:rPr>
          <w:fldChar w:fldCharType="separate"/>
        </w:r>
        <w:r w:rsidR="00913185" w:rsidDel="004B2D1E">
          <w:rPr>
            <w:noProof/>
          </w:rPr>
          <w:delText>4</w:delText>
        </w:r>
        <w:r w:rsidR="008028C6" w:rsidDel="004B2D1E">
          <w:rPr>
            <w:b w:val="0"/>
            <w:bCs w:val="0"/>
            <w:noProof/>
          </w:rPr>
          <w:fldChar w:fldCharType="end"/>
        </w:r>
        <w:bookmarkEnd w:id="357"/>
        <w:r w:rsidDel="004B2D1E">
          <w:delText xml:space="preserve"> - Email indicator of suspected SSH scanner</w:delText>
        </w:r>
        <w:bookmarkEnd w:id="358"/>
      </w:del>
    </w:p>
    <w:p w14:paraId="4B4C3FDA" w14:textId="0E9E6356" w:rsidR="00427149" w:rsidDel="0083381C" w:rsidRDefault="00427149">
      <w:pPr>
        <w:keepNext/>
        <w:widowControl/>
        <w:tabs>
          <w:tab w:val="left" w:pos="450"/>
        </w:tabs>
        <w:adjustRightInd/>
        <w:spacing w:after="120" w:line="240" w:lineRule="auto"/>
        <w:ind w:left="1166"/>
        <w:textAlignment w:val="auto"/>
        <w:rPr>
          <w:del w:id="360" w:author="Name Required" w:date="2015-03-22T18:16:00Z"/>
        </w:rPr>
        <w:pPrChange w:id="361" w:author="Name Required" w:date="2015-03-22T18:23:00Z">
          <w:pPr>
            <w:keepNext/>
            <w:widowControl/>
            <w:numPr>
              <w:numId w:val="9"/>
            </w:numPr>
            <w:tabs>
              <w:tab w:val="left" w:pos="450"/>
            </w:tabs>
            <w:adjustRightInd/>
            <w:spacing w:after="120" w:line="240" w:lineRule="auto"/>
            <w:ind w:left="1166" w:hanging="360"/>
            <w:textAlignment w:val="auto"/>
          </w:pPr>
        </w:pPrChange>
      </w:pPr>
      <w:del w:id="362" w:author="Name Required" w:date="2015-03-22T18:16:00Z">
        <w:r w:rsidDel="0083381C">
          <w:rPr>
            <w:rFonts w:cs="Arial"/>
          </w:rPr>
          <w:delText>The analyst can look in CIF to find what is known about this netblock.</w:delText>
        </w:r>
        <w:r w:rsidR="00C15318" w:rsidDel="0083381C">
          <w:rPr>
            <w:rFonts w:cs="Arial"/>
          </w:rPr>
          <w:delText xml:space="preserve"> From public sources, this network block has been known for a while</w:delText>
        </w:r>
        <w:r w:rsidR="00FD222D" w:rsidDel="0083381C">
          <w:rPr>
            <w:rFonts w:cs="Arial"/>
          </w:rPr>
          <w:delText xml:space="preserve"> to be involved in SSH password-</w:delText>
        </w:r>
        <w:r w:rsidR="00C15318" w:rsidDel="0083381C">
          <w:rPr>
            <w:rFonts w:cs="Arial"/>
          </w:rPr>
          <w:delText>guessing attempts. (This screen shot only shows the first few fields from the CIF database.)</w:delText>
        </w:r>
        <w:r w:rsidDel="0083381C">
          <w:rPr>
            <w:rFonts w:cs="Arial"/>
          </w:rPr>
          <w:br/>
        </w:r>
        <w:r w:rsidDel="0083381C">
          <w:rPr>
            <w:rFonts w:cs="Arial"/>
          </w:rPr>
          <w:br/>
        </w:r>
        <w:r w:rsidRPr="00872010" w:rsidDel="0083381C">
          <w:rPr>
            <w:rFonts w:cs="Arial"/>
            <w:noProof/>
          </w:rPr>
          <w:drawing>
            <wp:inline distT="0" distB="0" distL="0" distR="0" wp14:anchorId="052EF5DA" wp14:editId="759A52A1">
              <wp:extent cx="5371465" cy="2097405"/>
              <wp:effectExtent l="50800" t="25400" r="13335" b="10795"/>
              <wp:docPr id="3" name="Picture 3" descr="ssh-scan-160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scan-160col"/>
                      <pic:cNvPicPr>
                        <a:picLocks noChangeAspect="1" noChangeArrowheads="1"/>
                      </pic:cNvPicPr>
                    </pic:nvPicPr>
                    <pic:blipFill>
                      <a:blip r:embed="rId18"/>
                      <a:srcRect/>
                      <a:stretch>
                        <a:fillRect/>
                      </a:stretch>
                    </pic:blipFill>
                    <pic:spPr bwMode="auto">
                      <a:xfrm>
                        <a:off x="0" y="0"/>
                        <a:ext cx="5371465" cy="2097405"/>
                      </a:xfrm>
                      <a:prstGeom prst="rect">
                        <a:avLst/>
                      </a:prstGeom>
                      <a:noFill/>
                      <a:ln w="6350" cmpd="sng">
                        <a:solidFill>
                          <a:srgbClr val="000000"/>
                        </a:solidFill>
                        <a:miter lim="800000"/>
                        <a:headEnd/>
                        <a:tailEnd/>
                      </a:ln>
                      <a:effectLst/>
                    </pic:spPr>
                  </pic:pic>
                </a:graphicData>
              </a:graphic>
            </wp:inline>
          </w:drawing>
        </w:r>
      </w:del>
    </w:p>
    <w:p w14:paraId="473A6ABB" w14:textId="32923900" w:rsidR="00427149" w:rsidDel="0083381C" w:rsidRDefault="00427149">
      <w:pPr>
        <w:pStyle w:val="Caption"/>
        <w:spacing w:after="120" w:line="240" w:lineRule="auto"/>
        <w:ind w:left="1166"/>
        <w:rPr>
          <w:del w:id="363" w:author="Name Required" w:date="2015-03-22T18:16:00Z"/>
          <w:rFonts w:cs="Arial"/>
        </w:rPr>
        <w:pPrChange w:id="364" w:author="Name Required" w:date="2015-03-22T18:23:00Z">
          <w:pPr>
            <w:pStyle w:val="Caption"/>
            <w:spacing w:after="120" w:line="240" w:lineRule="auto"/>
          </w:pPr>
        </w:pPrChange>
      </w:pPr>
      <w:bookmarkStart w:id="365" w:name="_Toc257840223"/>
      <w:del w:id="366" w:author="Name Required" w:date="2015-03-22T18:16: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5</w:delText>
        </w:r>
        <w:r w:rsidR="000D7712" w:rsidDel="0083381C">
          <w:rPr>
            <w:noProof/>
          </w:rPr>
          <w:fldChar w:fldCharType="end"/>
        </w:r>
        <w:r w:rsidDel="0083381C">
          <w:delText xml:space="preserve"> - </w:delText>
        </w:r>
        <w:r w:rsidRPr="005D7D96" w:rsidDel="0083381C">
          <w:delText>Example CIF output for query of suspect CIDR block</w:delText>
        </w:r>
        <w:bookmarkEnd w:id="365"/>
      </w:del>
    </w:p>
    <w:p w14:paraId="271D6E4A" w14:textId="18E23457" w:rsidR="00427149" w:rsidDel="0083381C" w:rsidRDefault="00427149">
      <w:pPr>
        <w:keepNext/>
        <w:widowControl/>
        <w:tabs>
          <w:tab w:val="left" w:pos="450"/>
        </w:tabs>
        <w:adjustRightInd/>
        <w:spacing w:after="120" w:line="240" w:lineRule="auto"/>
        <w:ind w:left="1166"/>
        <w:jc w:val="left"/>
        <w:textAlignment w:val="auto"/>
        <w:rPr>
          <w:del w:id="367" w:author="Name Required" w:date="2015-03-22T18:19:00Z"/>
        </w:rPr>
        <w:pPrChange w:id="368"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69" w:author="Name Required" w:date="2015-03-22T18:19:00Z">
        <w:r w:rsidDel="0083381C">
          <w:rPr>
            <w:rFonts w:cs="Arial"/>
          </w:rPr>
          <w:delText xml:space="preserve">The </w:delText>
        </w:r>
        <w:r w:rsidR="00C15318" w:rsidDel="0083381C">
          <w:rPr>
            <w:rFonts w:cs="Arial"/>
          </w:rPr>
          <w:delText>analyst can search historic network flow records</w:delText>
        </w:r>
        <w:r w:rsidDel="0083381C">
          <w:rPr>
            <w:rFonts w:cs="Arial"/>
          </w:rPr>
          <w:delText xml:space="preserve"> to see if there w</w:delText>
        </w:r>
        <w:r w:rsidR="00C15318" w:rsidDel="0083381C">
          <w:rPr>
            <w:rFonts w:cs="Arial"/>
          </w:rPr>
          <w:delText>ere any recent flows to/from the reported</w:delText>
        </w:r>
        <w:r w:rsidDel="0083381C">
          <w:rPr>
            <w:rFonts w:cs="Arial"/>
          </w:rPr>
          <w:delText xml:space="preserve"> suspect CIDR block</w:delText>
        </w:r>
        <w:r w:rsidR="00C15318" w:rsidDel="0083381C">
          <w:rPr>
            <w:rFonts w:cs="Arial"/>
          </w:rPr>
          <w:delText>. In this case, a seven-day search does turn up some flows. The output is shown here in both raw output form and anonymized using the methods described earlier</w:delText>
        </w:r>
        <w:r w:rsidDel="0083381C">
          <w:rPr>
            <w:rFonts w:cs="Arial"/>
          </w:rPr>
          <w:delText>:</w:delText>
        </w:r>
        <w:r w:rsidDel="0083381C">
          <w:rPr>
            <w:rFonts w:cs="Arial"/>
          </w:rPr>
          <w:br/>
        </w:r>
        <w:r w:rsidDel="0083381C">
          <w:rPr>
            <w:rFonts w:cs="Arial"/>
          </w:rPr>
          <w:br/>
        </w:r>
        <w:r w:rsidRPr="00872010" w:rsidDel="0083381C">
          <w:rPr>
            <w:rFonts w:cs="Arial"/>
            <w:noProof/>
          </w:rPr>
          <w:drawing>
            <wp:inline distT="0" distB="0" distL="0" distR="0" wp14:anchorId="3C60F1A9" wp14:editId="6E23ADF1">
              <wp:extent cx="5070475" cy="2570480"/>
              <wp:effectExtent l="50800" t="25400" r="34925" b="20320"/>
              <wp:docPr id="4" name="Picture 4" descr="indicator-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icator-flows"/>
                      <pic:cNvPicPr>
                        <a:picLocks noChangeAspect="1" noChangeArrowheads="1"/>
                      </pic:cNvPicPr>
                    </pic:nvPicPr>
                    <pic:blipFill>
                      <a:blip r:embed="rId19"/>
                      <a:srcRect/>
                      <a:stretch>
                        <a:fillRect/>
                      </a:stretch>
                    </pic:blipFill>
                    <pic:spPr bwMode="auto">
                      <a:xfrm>
                        <a:off x="0" y="0"/>
                        <a:ext cx="5070475" cy="2570480"/>
                      </a:xfrm>
                      <a:prstGeom prst="rect">
                        <a:avLst/>
                      </a:prstGeom>
                      <a:noFill/>
                      <a:ln w="6350" cmpd="sng">
                        <a:solidFill>
                          <a:srgbClr val="000000"/>
                        </a:solidFill>
                        <a:miter lim="800000"/>
                        <a:headEnd/>
                        <a:tailEnd/>
                      </a:ln>
                      <a:effectLst/>
                    </pic:spPr>
                  </pic:pic>
                </a:graphicData>
              </a:graphic>
            </wp:inline>
          </w:drawing>
        </w:r>
      </w:del>
    </w:p>
    <w:p w14:paraId="2F1CC501" w14:textId="430A3965" w:rsidR="00427149" w:rsidDel="0083381C" w:rsidRDefault="00427149">
      <w:pPr>
        <w:pStyle w:val="Caption"/>
        <w:spacing w:after="120" w:line="240" w:lineRule="auto"/>
        <w:ind w:left="1166"/>
        <w:rPr>
          <w:del w:id="370" w:author="Name Required" w:date="2015-03-22T18:19:00Z"/>
          <w:rFonts w:cs="Arial"/>
        </w:rPr>
        <w:pPrChange w:id="371" w:author="Name Required" w:date="2015-03-22T18:23:00Z">
          <w:pPr>
            <w:pStyle w:val="Caption"/>
            <w:spacing w:after="120" w:line="240" w:lineRule="auto"/>
          </w:pPr>
        </w:pPrChange>
      </w:pPr>
      <w:bookmarkStart w:id="372" w:name="_Toc257840224"/>
      <w:del w:id="373" w:author="Name Required" w:date="2015-03-22T18:19: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6</w:delText>
        </w:r>
        <w:r w:rsidR="000D7712" w:rsidDel="0083381C">
          <w:rPr>
            <w:noProof/>
          </w:rPr>
          <w:fldChar w:fldCharType="end"/>
        </w:r>
        <w:r w:rsidDel="0083381C">
          <w:delText xml:space="preserve"> - </w:delText>
        </w:r>
        <w:r w:rsidRPr="00955539" w:rsidDel="0083381C">
          <w:delText>Example output of SiLK flow query for suspect CIDR block</w:delText>
        </w:r>
        <w:bookmarkEnd w:id="372"/>
      </w:del>
    </w:p>
    <w:p w14:paraId="7DBE9312" w14:textId="3047B29C" w:rsidR="00427149" w:rsidDel="0083381C" w:rsidRDefault="00427149">
      <w:pPr>
        <w:keepNext/>
        <w:widowControl/>
        <w:tabs>
          <w:tab w:val="left" w:pos="450"/>
        </w:tabs>
        <w:adjustRightInd/>
        <w:spacing w:after="120" w:line="240" w:lineRule="auto"/>
        <w:ind w:left="1166"/>
        <w:jc w:val="left"/>
        <w:textAlignment w:val="auto"/>
        <w:rPr>
          <w:del w:id="374" w:author="Name Required" w:date="2015-03-22T18:23:00Z"/>
        </w:rPr>
        <w:pPrChange w:id="375"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76" w:author="Name Required" w:date="2015-03-22T18:23:00Z">
        <w:r w:rsidDel="0083381C">
          <w:rPr>
            <w:rFonts w:cs="Arial"/>
          </w:rPr>
          <w:delText>The analyst may then query CIF using the web browser interface to see if this specific IP address, seen in the identified flows</w:delText>
        </w:r>
        <w:r w:rsidR="00C15318" w:rsidDel="0083381C">
          <w:rPr>
            <w:rFonts w:cs="Arial"/>
          </w:rPr>
          <w:delText xml:space="preserve"> from the previous step</w:delText>
        </w:r>
        <w:r w:rsidDel="0083381C">
          <w:rPr>
            <w:rFonts w:cs="Arial"/>
          </w:rPr>
          <w:delText>, has any information about it.</w:delText>
        </w:r>
        <w:r w:rsidRPr="00EF1709" w:rsidDel="0083381C">
          <w:rPr>
            <w:rFonts w:cs="Arial"/>
          </w:rPr>
          <w:delText xml:space="preserve"> </w:delText>
        </w:r>
        <w:r w:rsidR="00C15318" w:rsidDel="0083381C">
          <w:rPr>
            <w:rFonts w:cs="Arial"/>
          </w:rPr>
          <w:fldChar w:fldCharType="begin"/>
        </w:r>
        <w:r w:rsidR="00C15318" w:rsidDel="0083381C">
          <w:rPr>
            <w:rFonts w:cs="Arial"/>
          </w:rPr>
          <w:delInstrText xml:space="preserve"> REF _Ref257046174 \h </w:delInstrText>
        </w:r>
        <w:r w:rsidR="00C15318" w:rsidDel="0083381C">
          <w:rPr>
            <w:rFonts w:cs="Arial"/>
          </w:rPr>
        </w:r>
        <w:r w:rsidR="00C15318" w:rsidDel="0083381C">
          <w:rPr>
            <w:rFonts w:cs="Arial"/>
          </w:rPr>
          <w:fldChar w:fldCharType="separate"/>
        </w:r>
        <w:r w:rsidR="00913185" w:rsidDel="0083381C">
          <w:delText xml:space="preserve">Figure </w:delText>
        </w:r>
        <w:r w:rsidR="00913185" w:rsidDel="0083381C">
          <w:rPr>
            <w:noProof/>
          </w:rPr>
          <w:delText>7</w:delText>
        </w:r>
        <w:r w:rsidR="00C15318" w:rsidDel="0083381C">
          <w:rPr>
            <w:rFonts w:cs="Arial"/>
          </w:rPr>
          <w:fldChar w:fldCharType="end"/>
        </w:r>
        <w:r w:rsidR="00C15318" w:rsidDel="0083381C">
          <w:rPr>
            <w:rFonts w:cs="Arial"/>
          </w:rPr>
          <w:delText xml:space="preserve"> confirms that it does (including showing a record of the search for the suspicious CIDR block from a previous step).</w:delText>
        </w:r>
        <w:r w:rsidDel="0083381C">
          <w:rPr>
            <w:rFonts w:cs="Arial"/>
          </w:rPr>
          <w:br/>
        </w:r>
        <w:r w:rsidDel="0083381C">
          <w:rPr>
            <w:rFonts w:cs="Arial"/>
          </w:rPr>
          <w:br/>
        </w:r>
        <w:r w:rsidRPr="00872010" w:rsidDel="0083381C">
          <w:rPr>
            <w:rFonts w:cs="Arial"/>
            <w:noProof/>
          </w:rPr>
          <w:drawing>
            <wp:inline distT="0" distB="0" distL="0" distR="0" wp14:anchorId="69D4F6AD" wp14:editId="2A083C11">
              <wp:extent cx="5217795" cy="3228975"/>
              <wp:effectExtent l="50800" t="25400" r="14605" b="22225"/>
              <wp:docPr id="5" name="Picture 5" descr="cif-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f-browser"/>
                      <pic:cNvPicPr>
                        <a:picLocks noChangeAspect="1" noChangeArrowheads="1"/>
                      </pic:cNvPicPr>
                    </pic:nvPicPr>
                    <pic:blipFill>
                      <a:blip r:embed="rId20"/>
                      <a:srcRect/>
                      <a:stretch>
                        <a:fillRect/>
                      </a:stretch>
                    </pic:blipFill>
                    <pic:spPr bwMode="auto">
                      <a:xfrm>
                        <a:off x="0" y="0"/>
                        <a:ext cx="5217795" cy="3228975"/>
                      </a:xfrm>
                      <a:prstGeom prst="rect">
                        <a:avLst/>
                      </a:prstGeom>
                      <a:noFill/>
                      <a:ln w="6350" cmpd="sng">
                        <a:solidFill>
                          <a:srgbClr val="000000"/>
                        </a:solidFill>
                        <a:miter lim="800000"/>
                        <a:headEnd/>
                        <a:tailEnd/>
                      </a:ln>
                      <a:effectLst/>
                    </pic:spPr>
                  </pic:pic>
                </a:graphicData>
              </a:graphic>
            </wp:inline>
          </w:drawing>
        </w:r>
      </w:del>
    </w:p>
    <w:p w14:paraId="131D2655" w14:textId="5BD69CF8" w:rsidR="00427149" w:rsidDel="0083381C" w:rsidRDefault="00427149">
      <w:pPr>
        <w:pStyle w:val="Caption"/>
        <w:spacing w:after="120" w:line="240" w:lineRule="auto"/>
        <w:ind w:left="1166"/>
        <w:rPr>
          <w:del w:id="377" w:author="Name Required" w:date="2015-03-22T18:23:00Z"/>
        </w:rPr>
        <w:pPrChange w:id="378" w:author="Name Required" w:date="2015-03-22T18:23:00Z">
          <w:pPr>
            <w:pStyle w:val="Caption"/>
            <w:spacing w:after="120" w:line="240" w:lineRule="auto"/>
          </w:pPr>
        </w:pPrChange>
      </w:pPr>
      <w:bookmarkStart w:id="379" w:name="_Ref257046174"/>
      <w:bookmarkStart w:id="380" w:name="_Toc257840225"/>
      <w:del w:id="381" w:author="Name Required" w:date="2015-03-22T18:23: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7</w:delText>
        </w:r>
        <w:r w:rsidR="000D7712" w:rsidDel="0083381C">
          <w:rPr>
            <w:noProof/>
          </w:rPr>
          <w:fldChar w:fldCharType="end"/>
        </w:r>
        <w:bookmarkEnd w:id="379"/>
        <w:r w:rsidDel="0083381C">
          <w:delText xml:space="preserve"> - CIF browser plug-in search results for specific IP address</w:delText>
        </w:r>
        <w:bookmarkEnd w:id="380"/>
      </w:del>
    </w:p>
    <w:p w14:paraId="17B4668B" w14:textId="02F65D99" w:rsidR="00E5642D" w:rsidRPr="00E5642D" w:rsidDel="0083381C" w:rsidRDefault="00427149">
      <w:pPr>
        <w:keepNext/>
        <w:widowControl/>
        <w:tabs>
          <w:tab w:val="left" w:pos="450"/>
        </w:tabs>
        <w:adjustRightInd/>
        <w:spacing w:after="120" w:line="240" w:lineRule="auto"/>
        <w:ind w:left="1166"/>
        <w:jc w:val="left"/>
        <w:textAlignment w:val="auto"/>
        <w:rPr>
          <w:del w:id="382" w:author="Name Required" w:date="2015-03-22T18:27:00Z"/>
        </w:rPr>
        <w:pPrChange w:id="383"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84" w:author="Name Required" w:date="2015-03-22T18:27:00Z">
        <w:r w:rsidDel="0083381C">
          <w:rPr>
            <w:rFonts w:cs="Arial"/>
          </w:rPr>
          <w:delText>The analyst can then search for the same information, this time using the PRISEM vendor portal.</w:delText>
        </w:r>
        <w:r w:rsidR="00C15318" w:rsidDel="0083381C">
          <w:rPr>
            <w:rFonts w:cs="Arial"/>
          </w:rPr>
          <w:delText xml:space="preserve"> </w:delText>
        </w:r>
        <w:r w:rsidR="00C15318" w:rsidRPr="00245938" w:rsidDel="0083381C">
          <w:rPr>
            <w:rFonts w:cs="Arial"/>
          </w:rPr>
          <w:fldChar w:fldCharType="begin"/>
        </w:r>
        <w:r w:rsidR="00C15318" w:rsidRPr="00A90824" w:rsidDel="0083381C">
          <w:rPr>
            <w:rFonts w:cs="Arial"/>
          </w:rPr>
          <w:delInstrText xml:space="preserve"> REF _Ref257046267 \h </w:delInstrText>
        </w:r>
        <w:r w:rsidR="00C15318" w:rsidRPr="00245938" w:rsidDel="0083381C">
          <w:rPr>
            <w:rFonts w:cs="Arial"/>
          </w:rPr>
        </w:r>
        <w:r w:rsidR="00C15318" w:rsidRPr="00245938" w:rsidDel="0083381C">
          <w:rPr>
            <w:rFonts w:cs="Arial"/>
          </w:rPr>
          <w:fldChar w:fldCharType="separate"/>
        </w:r>
        <w:r w:rsidR="00913185" w:rsidDel="0083381C">
          <w:delText xml:space="preserve">Figure </w:delText>
        </w:r>
        <w:r w:rsidR="00913185" w:rsidDel="0083381C">
          <w:rPr>
            <w:noProof/>
          </w:rPr>
          <w:delText>8</w:delText>
        </w:r>
        <w:r w:rsidR="00C15318" w:rsidRPr="00245938" w:rsidDel="0083381C">
          <w:rPr>
            <w:rFonts w:cs="Arial"/>
          </w:rPr>
          <w:fldChar w:fldCharType="end"/>
        </w:r>
        <w:r w:rsidR="00C15318" w:rsidDel="0083381C">
          <w:rPr>
            <w:rFonts w:cs="Arial"/>
          </w:rPr>
          <w:delText xml:space="preserve"> shows the report interface, where a search rule is entered for the IP address found in the network flow report. If the user wanted to search for the entire CIDR block, they would have to enter 256 search terms for each IP address in this interface, since it was not designed to process CIDR blocks</w:delText>
        </w:r>
        <w:r w:rsidR="002754C6" w:rsidDel="0083381C">
          <w:rPr>
            <w:rFonts w:cs="Arial"/>
          </w:rPr>
          <w:delText xml:space="preserve"> (just look for individual IP addresses, or simple substrings thereof).</w:delText>
        </w:r>
      </w:del>
    </w:p>
    <w:p w14:paraId="606DA9C1" w14:textId="5A7A2D90" w:rsidR="00415BA6" w:rsidDel="0083381C" w:rsidRDefault="00427149" w:rsidP="00E5642D">
      <w:pPr>
        <w:keepNext/>
        <w:widowControl/>
        <w:tabs>
          <w:tab w:val="left" w:pos="450"/>
        </w:tabs>
        <w:adjustRightInd/>
        <w:spacing w:after="120" w:line="240" w:lineRule="auto"/>
        <w:ind w:left="806"/>
        <w:jc w:val="left"/>
        <w:textAlignment w:val="auto"/>
        <w:rPr>
          <w:del w:id="385" w:author="Name Required" w:date="2015-03-22T18:27:00Z"/>
        </w:rPr>
      </w:pPr>
      <w:del w:id="386" w:author="Name Required" w:date="2015-03-22T18:27:00Z">
        <w:r w:rsidRPr="00872010" w:rsidDel="0083381C">
          <w:rPr>
            <w:rFonts w:cs="Arial"/>
            <w:noProof/>
          </w:rPr>
          <w:drawing>
            <wp:inline distT="0" distB="0" distL="0" distR="0" wp14:anchorId="18F51D43" wp14:editId="743C401B">
              <wp:extent cx="4813935" cy="3382953"/>
              <wp:effectExtent l="25400" t="25400" r="37465" b="20955"/>
              <wp:docPr id="6" name="Picture 6" descr="sod-porta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d-portal-indicator"/>
                      <pic:cNvPicPr>
                        <a:picLocks noChangeAspect="1" noChangeArrowheads="1"/>
                      </pic:cNvPicPr>
                    </pic:nvPicPr>
                    <pic:blipFill>
                      <a:blip r:embed="rId21"/>
                      <a:srcRect/>
                      <a:stretch>
                        <a:fillRect/>
                      </a:stretch>
                    </pic:blipFill>
                    <pic:spPr bwMode="auto">
                      <a:xfrm>
                        <a:off x="0" y="0"/>
                        <a:ext cx="4814476" cy="3383333"/>
                      </a:xfrm>
                      <a:prstGeom prst="rect">
                        <a:avLst/>
                      </a:prstGeom>
                      <a:noFill/>
                      <a:ln w="6350" cmpd="sng">
                        <a:solidFill>
                          <a:srgbClr val="000000"/>
                        </a:solidFill>
                        <a:miter lim="800000"/>
                        <a:headEnd/>
                        <a:tailEnd/>
                      </a:ln>
                      <a:effectLst/>
                    </pic:spPr>
                  </pic:pic>
                </a:graphicData>
              </a:graphic>
            </wp:inline>
          </w:drawing>
        </w:r>
      </w:del>
    </w:p>
    <w:p w14:paraId="60544A0B" w14:textId="7714BDE8" w:rsidR="00427149" w:rsidDel="0083381C" w:rsidRDefault="00415BA6" w:rsidP="004E3953">
      <w:pPr>
        <w:pStyle w:val="Caption"/>
        <w:spacing w:after="120" w:line="240" w:lineRule="auto"/>
        <w:rPr>
          <w:del w:id="387" w:author="Name Required" w:date="2015-03-22T18:27:00Z"/>
        </w:rPr>
      </w:pPr>
      <w:bookmarkStart w:id="388" w:name="_Ref257046267"/>
      <w:bookmarkStart w:id="389" w:name="_Toc257840226"/>
      <w:del w:id="390" w:author="Name Required" w:date="2015-03-22T18:27: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8</w:delText>
        </w:r>
        <w:r w:rsidR="000D7712" w:rsidDel="0083381C">
          <w:rPr>
            <w:noProof/>
          </w:rPr>
          <w:fldChar w:fldCharType="end"/>
        </w:r>
        <w:bookmarkEnd w:id="388"/>
        <w:r w:rsidDel="0083381C">
          <w:delText xml:space="preserve"> - Vendor Portal (Report Interface)</w:delText>
        </w:r>
        <w:bookmarkEnd w:id="389"/>
      </w:del>
    </w:p>
    <w:p w14:paraId="07875FD5" w14:textId="446E2E0A" w:rsidR="002754C6" w:rsidRPr="00A90824" w:rsidDel="0083381C" w:rsidRDefault="00427149" w:rsidP="00F716A4">
      <w:pPr>
        <w:keepNext/>
        <w:widowControl/>
        <w:numPr>
          <w:ilvl w:val="0"/>
          <w:numId w:val="9"/>
        </w:numPr>
        <w:tabs>
          <w:tab w:val="left" w:pos="450"/>
        </w:tabs>
        <w:adjustRightInd/>
        <w:spacing w:after="120" w:line="240" w:lineRule="auto"/>
        <w:jc w:val="left"/>
        <w:textAlignment w:val="auto"/>
        <w:rPr>
          <w:del w:id="391" w:author="Name Required" w:date="2015-03-22T18:29:00Z"/>
        </w:rPr>
      </w:pPr>
      <w:del w:id="392" w:author="Name Required" w:date="2015-03-22T18:29:00Z">
        <w:r w:rsidDel="0083381C">
          <w:rPr>
            <w:rFonts w:cs="Arial"/>
          </w:rPr>
          <w:delText xml:space="preserve">The search results can be saved to a comma-separated value (CSV) file for </w:delText>
        </w:r>
        <w:r w:rsidR="002754C6" w:rsidDel="0083381C">
          <w:rPr>
            <w:rFonts w:cs="Arial"/>
          </w:rPr>
          <w:delText xml:space="preserve">further manual </w:delText>
        </w:r>
        <w:r w:rsidDel="0083381C">
          <w:rPr>
            <w:rFonts w:cs="Arial"/>
          </w:rPr>
          <w:delText>processing.</w:delText>
        </w:r>
      </w:del>
    </w:p>
    <w:p w14:paraId="1CA9668F" w14:textId="7705D951" w:rsidR="00427149" w:rsidDel="0083381C" w:rsidRDefault="00427149" w:rsidP="004E3953">
      <w:pPr>
        <w:keepNext/>
        <w:widowControl/>
        <w:tabs>
          <w:tab w:val="left" w:pos="450"/>
        </w:tabs>
        <w:adjustRightInd/>
        <w:spacing w:after="240" w:line="240" w:lineRule="auto"/>
        <w:ind w:left="1166"/>
        <w:jc w:val="center"/>
        <w:textAlignment w:val="auto"/>
        <w:rPr>
          <w:del w:id="393" w:author="Name Required" w:date="2015-03-22T18:29:00Z"/>
        </w:rPr>
      </w:pPr>
      <w:del w:id="394" w:author="Name Required" w:date="2015-03-22T18:29:00Z">
        <w:r w:rsidRPr="002754C6" w:rsidDel="0083381C">
          <w:rPr>
            <w:rFonts w:cs="Arial"/>
          </w:rPr>
          <w:br/>
        </w:r>
        <w:r w:rsidRPr="00872010" w:rsidDel="0083381C">
          <w:rPr>
            <w:rFonts w:cs="Arial"/>
            <w:noProof/>
          </w:rPr>
          <w:drawing>
            <wp:inline distT="0" distB="0" distL="0" distR="0" wp14:anchorId="0711324E" wp14:editId="2100E6CD">
              <wp:extent cx="2790402" cy="2694033"/>
              <wp:effectExtent l="25400" t="25400" r="29210" b="24130"/>
              <wp:docPr id="7" name="Picture 7" descr="sod-portal-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d-portal-csv"/>
                      <pic:cNvPicPr>
                        <a:picLocks noChangeAspect="1" noChangeArrowheads="1"/>
                      </pic:cNvPicPr>
                    </pic:nvPicPr>
                    <pic:blipFill>
                      <a:blip r:embed="rId22"/>
                      <a:srcRect/>
                      <a:stretch>
                        <a:fillRect/>
                      </a:stretch>
                    </pic:blipFill>
                    <pic:spPr bwMode="auto">
                      <a:xfrm>
                        <a:off x="0" y="0"/>
                        <a:ext cx="2790402" cy="2694033"/>
                      </a:xfrm>
                      <a:prstGeom prst="rect">
                        <a:avLst/>
                      </a:prstGeom>
                      <a:noFill/>
                      <a:ln w="6350" cmpd="sng">
                        <a:solidFill>
                          <a:srgbClr val="000000"/>
                        </a:solidFill>
                        <a:miter lim="800000"/>
                        <a:headEnd/>
                        <a:tailEnd/>
                      </a:ln>
                      <a:effectLst/>
                    </pic:spPr>
                  </pic:pic>
                </a:graphicData>
              </a:graphic>
            </wp:inline>
          </w:drawing>
        </w:r>
      </w:del>
    </w:p>
    <w:p w14:paraId="29D03845" w14:textId="573C181D" w:rsidR="00427149" w:rsidRPr="004703B0" w:rsidDel="0083381C" w:rsidRDefault="00427149" w:rsidP="000A27FD">
      <w:pPr>
        <w:pStyle w:val="Caption"/>
        <w:spacing w:after="120" w:line="240" w:lineRule="auto"/>
        <w:rPr>
          <w:del w:id="395" w:author="Name Required" w:date="2015-03-22T18:29:00Z"/>
        </w:rPr>
      </w:pPr>
      <w:bookmarkStart w:id="396" w:name="_Toc257840227"/>
      <w:del w:id="397" w:author="Name Required" w:date="2015-03-22T18:29:00Z">
        <w:r w:rsidDel="0083381C">
          <w:delText xml:space="preserve">Figure </w:delText>
        </w:r>
        <w:r w:rsidR="000D7712" w:rsidDel="0083381C">
          <w:fldChar w:fldCharType="begin"/>
        </w:r>
        <w:r w:rsidR="000D7712" w:rsidDel="0083381C">
          <w:delInstrText xml:space="preserve"> SEQ Figure \* ARABIC </w:delInstrText>
        </w:r>
        <w:r w:rsidR="000D7712" w:rsidDel="0083381C">
          <w:fldChar w:fldCharType="separate"/>
        </w:r>
        <w:r w:rsidR="00913185" w:rsidDel="0083381C">
          <w:rPr>
            <w:noProof/>
          </w:rPr>
          <w:delText>9</w:delText>
        </w:r>
        <w:r w:rsidR="000D7712" w:rsidDel="0083381C">
          <w:rPr>
            <w:noProof/>
          </w:rPr>
          <w:fldChar w:fldCharType="end"/>
        </w:r>
        <w:r w:rsidDel="0083381C">
          <w:delText xml:space="preserve"> - Saved search results in CSV</w:delText>
        </w:r>
        <w:bookmarkEnd w:id="396"/>
      </w:del>
    </w:p>
    <w:p w14:paraId="340B6B03" w14:textId="4A41A05D" w:rsidR="00427149" w:rsidDel="0083381C" w:rsidRDefault="00427149" w:rsidP="00AF3035">
      <w:pPr>
        <w:pStyle w:val="conops-body"/>
        <w:rPr>
          <w:del w:id="398" w:author="Name Required" w:date="2015-03-22T18:31:00Z"/>
        </w:rPr>
      </w:pPr>
      <w:del w:id="399" w:author="Name Required" w:date="2015-03-22T18:31:00Z">
        <w:r w:rsidDel="0083381C">
          <w:delText xml:space="preserve">At the end of these steps, the analyst </w:delText>
        </w:r>
        <w:r w:rsidRPr="00FB0C65" w:rsidDel="0083381C">
          <w:delText>know</w:delText>
        </w:r>
        <w:r w:rsidDel="0083381C">
          <w:delText>s</w:delText>
        </w:r>
        <w:r w:rsidRPr="00FB0C65" w:rsidDel="0083381C">
          <w:delText xml:space="preserve"> more about whether any PRISEM participants had any interaction with these suspect hosts, but</w:delText>
        </w:r>
        <w:r w:rsidDel="0083381C">
          <w:delText xml:space="preserve"> </w:delText>
        </w:r>
        <w:r w:rsidRPr="00FB0C65" w:rsidDel="0083381C">
          <w:delText>the</w:delText>
        </w:r>
        <w:r w:rsidDel="0083381C">
          <w:delText>se</w:delText>
        </w:r>
        <w:r w:rsidRPr="00FB0C65" w:rsidDel="0083381C">
          <w:delText xml:space="preserve"> </w:delText>
        </w:r>
        <w:r w:rsidDel="0083381C">
          <w:delText xml:space="preserve">interim </w:delText>
        </w:r>
        <w:r w:rsidRPr="00FB0C65" w:rsidDel="0083381C">
          <w:delText>results are not integrated into a single report, the contextual</w:delText>
        </w:r>
        <w:r w:rsidDel="0083381C">
          <w:delText xml:space="preserve"> </w:delText>
        </w:r>
        <w:r w:rsidRPr="00FB0C65" w:rsidDel="0083381C">
          <w:delText>knowledge embodied in one part of the system is not carried over</w:delText>
        </w:r>
        <w:r w:rsidDel="0083381C">
          <w:delText xml:space="preserve"> </w:delText>
        </w:r>
        <w:r w:rsidRPr="00FB0C65" w:rsidDel="0083381C">
          <w:delText>into output of another part, and there is no qualification of</w:delText>
        </w:r>
        <w:r w:rsidDel="0083381C">
          <w:delText xml:space="preserve"> </w:delText>
        </w:r>
        <w:r w:rsidRPr="00FB0C65" w:rsidDel="0083381C">
          <w:delText>the event</w:delText>
        </w:r>
        <w:r w:rsidR="00FD222D" w:rsidDel="0083381C">
          <w:delText>s that were identified. W</w:delText>
        </w:r>
        <w:r w:rsidRPr="00FB0C65" w:rsidDel="0083381C">
          <w:delText>ere these scanning</w:delText>
        </w:r>
        <w:r w:rsidDel="0083381C">
          <w:delText xml:space="preserve"> </w:delText>
        </w:r>
        <w:r w:rsidRPr="00FB0C65" w:rsidDel="0083381C">
          <w:delText>attempts blocked (meaning low relevance for response) or were</w:delText>
        </w:r>
        <w:r w:rsidDel="0083381C">
          <w:delText xml:space="preserve"> </w:delText>
        </w:r>
        <w:r w:rsidRPr="00FB0C65" w:rsidDel="0083381C">
          <w:delText>there actual flows that would lead to a conclusion of compromise</w:delText>
        </w:r>
        <w:r w:rsidDel="0083381C">
          <w:delText xml:space="preserve"> </w:delText>
        </w:r>
        <w:r w:rsidRPr="00FB0C65" w:rsidDel="0083381C">
          <w:delText>of any assets (meaning high relevance for response)?</w:delText>
        </w:r>
      </w:del>
    </w:p>
    <w:p w14:paraId="044F48A9" w14:textId="010FE61A" w:rsidR="00427149" w:rsidDel="0083381C" w:rsidRDefault="00427149" w:rsidP="0068341A">
      <w:pPr>
        <w:pStyle w:val="conops-body"/>
        <w:rPr>
          <w:del w:id="400" w:author="Name Required" w:date="2015-03-22T18:31:00Z"/>
        </w:rPr>
      </w:pPr>
      <w:del w:id="401" w:author="Name Required" w:date="2015-03-22T18:31:00Z">
        <w:r w:rsidRPr="000C1B05" w:rsidDel="0083381C">
          <w:delText>If the steps in the workflow process are too numerous, too manually</w:delText>
        </w:r>
        <w:r w:rsidDel="0083381C">
          <w:delText xml:space="preserve"> </w:delText>
        </w:r>
        <w:r w:rsidRPr="000C1B05" w:rsidDel="0083381C">
          <w:delText>intensiv</w:delText>
        </w:r>
        <w:r w:rsidR="00FD222D" w:rsidDel="0083381C">
          <w:delText>e, and too cumbersome</w:delText>
        </w:r>
        <w:r w:rsidRPr="000C1B05" w:rsidDel="0083381C">
          <w:delText>, an analyst is slowed down</w:delText>
        </w:r>
        <w:r w:rsidDel="0083381C">
          <w:delText xml:space="preserve"> </w:delText>
        </w:r>
        <w:r w:rsidRPr="000C1B05" w:rsidDel="0083381C">
          <w:delText>and rendered less effective or limited in their ability to adequately</w:delText>
        </w:r>
        <w:r w:rsidDel="0083381C">
          <w:delText xml:space="preserve"> </w:delText>
        </w:r>
        <w:r w:rsidRPr="000C1B05" w:rsidDel="0083381C">
          <w:delText xml:space="preserve">respond. </w:delText>
        </w:r>
        <w:r w:rsidR="0068341A" w:rsidRPr="000C1B05" w:rsidDel="0083381C">
          <w:delText>They may waste time, or may</w:delText>
        </w:r>
        <w:r w:rsidR="0068341A" w:rsidDel="0083381C">
          <w:delText xml:space="preserve"> </w:delText>
        </w:r>
        <w:r w:rsidR="0068341A" w:rsidRPr="000C1B05" w:rsidDel="0083381C">
          <w:delText>not complete the task, allowing attackers to slip past.</w:delText>
        </w:r>
        <w:r w:rsidR="0068341A" w:rsidDel="0083381C">
          <w:delText xml:space="preserve"> </w:delText>
        </w:r>
        <w:r w:rsidRPr="000C1B05" w:rsidDel="0083381C">
          <w:delText>If the user must log in to a portal and initiate the process</w:delText>
        </w:r>
        <w:r w:rsidDel="0083381C">
          <w:delText xml:space="preserve"> </w:delText>
        </w:r>
        <w:r w:rsidRPr="000C1B05" w:rsidDel="0083381C">
          <w:delText>by cutting/pasting individual IP addresses, and pointing/clicking</w:delText>
        </w:r>
        <w:r w:rsidDel="0083381C">
          <w:delText xml:space="preserve"> </w:delText>
        </w:r>
        <w:r w:rsidRPr="000C1B05" w:rsidDel="0083381C">
          <w:delText xml:space="preserve">on a </w:delText>
        </w:r>
        <w:r w:rsidRPr="00CC6F16" w:rsidDel="0083381C">
          <w:rPr>
            <w:i/>
          </w:rPr>
          <w:delText>Run!</w:delText>
        </w:r>
        <w:r w:rsidRPr="000C1B05" w:rsidDel="0083381C">
          <w:delText xml:space="preserve"> button, the process will only happen when the human</w:delText>
        </w:r>
        <w:r w:rsidDel="0083381C">
          <w:delText xml:space="preserve"> </w:delText>
        </w:r>
        <w:r w:rsidRPr="000C1B05" w:rsidDel="0083381C">
          <w:delText>is there to initiate it.</w:delText>
        </w:r>
        <w:r w:rsidR="0068341A" w:rsidDel="0083381C">
          <w:delText xml:space="preserve"> </w:delText>
        </w:r>
        <w:r w:rsidRPr="000C1B05" w:rsidDel="0083381C">
          <w:delText>Automating these tedious and repetitive tasks, and scheduling</w:delText>
        </w:r>
        <w:r w:rsidDel="0083381C">
          <w:delText xml:space="preserve"> </w:delText>
        </w:r>
        <w:r w:rsidRPr="000C1B05" w:rsidDel="0083381C">
          <w:delText>some common tasks to be run automatically so the results are waiting</w:delText>
        </w:r>
        <w:r w:rsidDel="0083381C">
          <w:delText xml:space="preserve"> </w:delText>
        </w:r>
        <w:r w:rsidRPr="000C1B05" w:rsidDel="0083381C">
          <w:delText>to be viewed, frees up the analyst to focus on the hard problems</w:delText>
        </w:r>
        <w:r w:rsidDel="0083381C">
          <w:delText xml:space="preserve"> </w:delText>
        </w:r>
        <w:r w:rsidRPr="000C1B05" w:rsidDel="0083381C">
          <w:delText>that require human intelligence. This is the only way to increase the</w:delText>
        </w:r>
        <w:r w:rsidDel="0083381C">
          <w:delText xml:space="preserve"> </w:delText>
        </w:r>
        <w:r w:rsidRPr="000C1B05" w:rsidDel="0083381C">
          <w:delText>velocity of the defender closer to that of the attacker as described</w:delText>
        </w:r>
        <w:r w:rsidDel="0083381C">
          <w:delText xml:space="preserve"> </w:delText>
        </w:r>
        <w:r w:rsidRPr="000C1B05" w:rsidDel="0083381C">
          <w:delText>by Col. J</w:delText>
        </w:r>
        <w:r w:rsidDel="0083381C">
          <w:delText xml:space="preserve">ohn Boyd in his </w:delText>
        </w:r>
        <w:r w:rsidRPr="00D17C44" w:rsidDel="0083381C">
          <w:rPr>
            <w:i/>
          </w:rPr>
          <w:delText>OODA Loop</w:delText>
        </w:r>
        <w:r w:rsidRPr="000C1B05" w:rsidDel="0083381C">
          <w:delText xml:space="preserve"> </w:delText>
        </w:r>
        <w:r w:rsidDel="0083381C">
          <w:delText xml:space="preserve">– </w:delText>
        </w:r>
        <w:r w:rsidRPr="000C1B05" w:rsidDel="0083381C">
          <w:delText xml:space="preserve">Observe, Orient, Decide, </w:delText>
        </w:r>
        <w:r w:rsidDel="0083381C">
          <w:delText xml:space="preserve">and Act – </w:delText>
        </w:r>
        <w:r w:rsidRPr="000C1B05" w:rsidDel="0083381C">
          <w:delText xml:space="preserve">construct. </w:delText>
        </w:r>
        <w:r w:rsidDel="0083381C">
          <w:rPr>
            <w:noProof/>
          </w:rPr>
          <w:delText xml:space="preserve"> </w:delText>
        </w:r>
        <w:r w:rsidRPr="00A2584B" w:rsidDel="0083381C">
          <w:rPr>
            <w:noProof/>
          </w:rPr>
          <w:delText>(Boyd</w:delText>
        </w:r>
        <w:r w:rsidR="009D6094" w:rsidDel="0083381C">
          <w:rPr>
            <w:noProof/>
          </w:rPr>
          <w:delText>,</w:delText>
        </w:r>
        <w:r w:rsidRPr="00A2584B" w:rsidDel="0083381C">
          <w:rPr>
            <w:noProof/>
          </w:rPr>
          <w:delText xml:space="preserve"> 200</w:delText>
        </w:r>
        <w:r w:rsidR="009D6094" w:rsidDel="0083381C">
          <w:rPr>
            <w:noProof/>
          </w:rPr>
          <w:delText>8</w:delText>
        </w:r>
        <w:r w:rsidR="0068341A" w:rsidDel="0083381C">
          <w:rPr>
            <w:noProof/>
          </w:rPr>
          <w:delText>;</w:delText>
        </w:r>
        <w:r w:rsidR="009D6094" w:rsidDel="0083381C">
          <w:rPr>
            <w:noProof/>
          </w:rPr>
          <w:delText xml:space="preserve"> Richards, 2009</w:delText>
        </w:r>
        <w:r w:rsidRPr="00A2584B" w:rsidDel="0083381C">
          <w:rPr>
            <w:noProof/>
          </w:rPr>
          <w:delText>)</w:delText>
        </w:r>
        <w:r w:rsidDel="0083381C">
          <w:delText xml:space="preserve"> </w:delText>
        </w:r>
      </w:del>
    </w:p>
    <w:p w14:paraId="15D16DC5" w14:textId="6E2418D7" w:rsidR="000565BD" w:rsidRPr="000B04D2" w:rsidDel="00654A24" w:rsidRDefault="000565BD" w:rsidP="00F716A4">
      <w:pPr>
        <w:pStyle w:val="Heading8"/>
        <w:numPr>
          <w:ilvl w:val="0"/>
          <w:numId w:val="24"/>
        </w:numPr>
        <w:tabs>
          <w:tab w:val="left" w:pos="450"/>
        </w:tabs>
        <w:spacing w:before="0" w:after="0" w:line="240" w:lineRule="auto"/>
        <w:rPr>
          <w:del w:id="402" w:author="Name Required" w:date="2015-03-22T18:53:00Z"/>
          <w:szCs w:val="20"/>
        </w:rPr>
      </w:pPr>
      <w:del w:id="403" w:author="Name Required" w:date="2015-03-22T18:53:00Z">
        <w:r w:rsidRPr="000565BD" w:rsidDel="00654A24">
          <w:delText>Mission Operations Scenarios</w:delText>
        </w:r>
      </w:del>
    </w:p>
    <w:p w14:paraId="25EACD72" w14:textId="1F635A75" w:rsidR="00245938" w:rsidRPr="00E5642D" w:rsidDel="000D7712" w:rsidRDefault="00245938" w:rsidP="00377FA1">
      <w:pPr>
        <w:pStyle w:val="conops-body"/>
        <w:rPr>
          <w:del w:id="404" w:author="Name Required" w:date="2015-03-22T18:34:00Z"/>
        </w:rPr>
      </w:pPr>
      <w:del w:id="405" w:author="Name Required" w:date="2015-03-22T18:34:00Z">
        <w:r w:rsidDel="000D7712">
          <w:delText>In this section, we will look at some common workflow processes in an operational context.</w:delText>
        </w:r>
      </w:del>
    </w:p>
    <w:p w14:paraId="03C27A92" w14:textId="79D9DD7F" w:rsidR="00245938" w:rsidRPr="00FB0C65" w:rsidDel="00654A24" w:rsidRDefault="00245938" w:rsidP="00377FA1">
      <w:pPr>
        <w:pStyle w:val="conops-body"/>
        <w:rPr>
          <w:del w:id="406" w:author="Name Required" w:date="2015-03-22T18:53:00Z"/>
        </w:rPr>
      </w:pPr>
      <w:del w:id="407" w:author="Name Required" w:date="2015-03-22T18:34:00Z">
        <w:r w:rsidRPr="000C1B05" w:rsidDel="000D7712">
          <w:delText>There are three primary</w:delText>
        </w:r>
        <w:r w:rsidDel="000D7712">
          <w:delText xml:space="preserve"> </w:delText>
        </w:r>
        <w:r w:rsidRPr="000C1B05" w:rsidDel="000D7712">
          <w:delText xml:space="preserve">use cases of workflows that the </w:delText>
        </w:r>
        <w:r w:rsidDel="000D7712">
          <w:delText xml:space="preserve">DIMS </w:delText>
        </w:r>
        <w:r w:rsidRPr="000C1B05" w:rsidDel="000D7712">
          <w:delText xml:space="preserve">system </w:delText>
        </w:r>
        <w:r w:rsidDel="000D7712">
          <w:delText>must</w:delText>
        </w:r>
        <w:r w:rsidRPr="000C1B05" w:rsidDel="000D7712">
          <w:delText xml:space="preserve"> serve: (1) processing of</w:delText>
        </w:r>
        <w:r w:rsidDel="000D7712">
          <w:delText xml:space="preserve"> </w:delText>
        </w:r>
        <w:r w:rsidRPr="000C1B05" w:rsidDel="000D7712">
          <w:delText>indicators of compr</w:delText>
        </w:r>
        <w:r w:rsidDel="000D7712">
          <w:delText>omise sent into the system in a</w:delText>
        </w:r>
        <w:r w:rsidRPr="000C1B05" w:rsidDel="000D7712">
          <w:delText xml:space="preserve"> semi-automated</w:delText>
        </w:r>
        <w:r w:rsidDel="000D7712">
          <w:delText xml:space="preserve"> </w:delText>
        </w:r>
        <w:r w:rsidRPr="000C1B05" w:rsidDel="000D7712">
          <w:delText>manner; (2) processing of indicators of compromise entered manually in</w:delText>
        </w:r>
        <w:r w:rsidDel="000D7712">
          <w:delText xml:space="preserve"> </w:delText>
        </w:r>
        <w:r w:rsidRPr="000C1B05" w:rsidDel="000D7712">
          <w:delText>response to external activities (e.g., collaboration in closed, vetted, trust communities, from information passed along from law</w:delText>
        </w:r>
        <w:r w:rsidDel="000D7712">
          <w:delText xml:space="preserve"> enforcement, etc.</w:delText>
        </w:r>
        <w:r w:rsidRPr="000C1B05" w:rsidDel="000D7712">
          <w:delText>), and; (3) as discovered in the iterative and</w:delText>
        </w:r>
        <w:r w:rsidDel="000D7712">
          <w:delText xml:space="preserve"> </w:delText>
        </w:r>
        <w:r w:rsidRPr="000C1B05" w:rsidDel="000D7712">
          <w:delText>recursive steps taken by an analyst as part of the network forensic</w:delText>
        </w:r>
        <w:r w:rsidDel="000D7712">
          <w:delText xml:space="preserve"> </w:delText>
        </w:r>
        <w:r w:rsidRPr="000C1B05" w:rsidDel="000D7712">
          <w:delText>process. These use cases parallel those illustrated by MITRE</w:delText>
        </w:r>
        <w:r w:rsidDel="000D7712">
          <w:delText xml:space="preserve"> </w:delText>
        </w:r>
        <w:r w:rsidRPr="000C1B05" w:rsidDel="000D7712">
          <w:delText>on</w:delText>
        </w:r>
        <w:r w:rsidDel="000D7712">
          <w:delText xml:space="preserve"> their STIX web site as UC1, UC3</w:delText>
        </w:r>
        <w:r w:rsidRPr="000C1B05" w:rsidDel="000D7712">
          <w:delText>, and UC4.</w:delText>
        </w:r>
        <w:r w:rsidDel="000D7712">
          <w:delText xml:space="preserve"> </w:delText>
        </w:r>
        <w:r w:rsidDel="000D7712">
          <w:rPr>
            <w:noProof/>
          </w:rPr>
          <w:delText xml:space="preserve"> </w:delText>
        </w:r>
        <w:r w:rsidRPr="00D72FC8" w:rsidDel="000D7712">
          <w:rPr>
            <w:noProof/>
          </w:rPr>
          <w:delText>(MITRE 2013)</w:delText>
        </w:r>
        <w:r w:rsidR="006C4BF8" w:rsidDel="000D7712">
          <w:delText xml:space="preserve"> </w:delText>
        </w:r>
        <w:r w:rsidDel="000D7712">
          <w:delText>Each of these use cases will be described as a separate Mission Operations Scenario.</w:delText>
        </w:r>
      </w:del>
    </w:p>
    <w:p w14:paraId="5A9F2325" w14:textId="229F1789" w:rsidR="00245938" w:rsidRPr="00377FA1" w:rsidDel="000D7712" w:rsidRDefault="00245938" w:rsidP="000565BD">
      <w:pPr>
        <w:widowControl/>
        <w:numPr>
          <w:ilvl w:val="2"/>
          <w:numId w:val="2"/>
        </w:numPr>
        <w:tabs>
          <w:tab w:val="left" w:pos="1080"/>
        </w:tabs>
        <w:adjustRightInd/>
        <w:spacing w:after="240" w:line="240" w:lineRule="auto"/>
        <w:ind w:left="1080" w:hanging="630"/>
        <w:jc w:val="left"/>
        <w:textAlignment w:val="auto"/>
        <w:rPr>
          <w:del w:id="408" w:author="Name Required" w:date="2015-03-22T18:40:00Z"/>
          <w:rFonts w:cs="Arial"/>
          <w:b/>
        </w:rPr>
      </w:pPr>
      <w:del w:id="409" w:author="Name Required" w:date="2015-03-22T18:40:00Z">
        <w:r w:rsidRPr="00377FA1" w:rsidDel="000D7712">
          <w:rPr>
            <w:b/>
          </w:rPr>
          <w:delText>Automated IOC sharing</w:delText>
        </w:r>
      </w:del>
    </w:p>
    <w:p w14:paraId="25B8DE6D" w14:textId="10FC45F1" w:rsidR="00245938" w:rsidRPr="005F04D4" w:rsidDel="000D7712" w:rsidRDefault="00245938" w:rsidP="00245938">
      <w:pPr>
        <w:pStyle w:val="conops-body"/>
        <w:rPr>
          <w:del w:id="410" w:author="Name Required" w:date="2015-03-22T18:40:00Z"/>
        </w:rPr>
      </w:pPr>
      <w:del w:id="411" w:author="Name Required" w:date="2015-03-22T18:40:00Z">
        <w:r w:rsidRPr="005F04D4" w:rsidDel="000D7712">
          <w:delText>Automated sharing of IOCs is not as simple as someone sending an IOC file, which is implicitly acted upon as if it were a request to go search events for some previous period of time and immediately return a report. A human being must validate the results for accuracy and adherence to information sharing policies, approve of the result, and manually release the file to outside parties (possibly after redacting some of the information in the report). This means that even if the first task of performing a historic search is fully automatic, there must be a mechanism for alerting someone that the report is ready for review, multiple automated and asynchronous query results must be queued until they have all been processed, and specific reports must be chosen, analyzed, and released at the appropriate time to the appropriate parties.</w:delText>
        </w:r>
      </w:del>
    </w:p>
    <w:p w14:paraId="4039AF73" w14:textId="0CBC7E80" w:rsidR="00245938" w:rsidRPr="005F04D4" w:rsidDel="000D7712" w:rsidRDefault="00245938" w:rsidP="00245938">
      <w:pPr>
        <w:pStyle w:val="conops-body"/>
        <w:rPr>
          <w:del w:id="412" w:author="Name Required" w:date="2015-03-22T18:40:00Z"/>
        </w:rPr>
      </w:pPr>
      <w:del w:id="413" w:author="Name Required" w:date="2015-03-22T18:40:00Z">
        <w:r w:rsidRPr="005F04D4" w:rsidDel="000D7712">
          <w:delText>There are actually two sub-use cases for automated IOC sharing (one an external-to-internal sharing followed by a reciprocal return internal-to-external sharing, and the other an internal-to-external sharing). Both have privacy sensitivities that require anonymization and controlled release of information.</w:delText>
        </w:r>
      </w:del>
    </w:p>
    <w:p w14:paraId="000C9CEF" w14:textId="59FF53FF" w:rsidR="00245938" w:rsidRPr="007D10C7" w:rsidDel="000D7712" w:rsidRDefault="00245938" w:rsidP="00245938">
      <w:pPr>
        <w:pStyle w:val="conops-body"/>
        <w:rPr>
          <w:del w:id="414" w:author="Name Required" w:date="2015-03-22T18:40:00Z"/>
        </w:rPr>
      </w:pPr>
      <w:del w:id="415" w:author="Name Required" w:date="2015-03-22T18:40:00Z">
        <w:r w:rsidRPr="005F04D4" w:rsidDel="000D7712">
          <w:delText>The first is the situation where US-CERT will be sending de-classified IOCs to the PRISEM system in the form of STIX files</w:delText>
        </w:r>
        <w:r w:rsidR="00F43547" w:rsidDel="000D7712">
          <w:delText xml:space="preserve"> (Mitre, 2012)</w:delText>
        </w:r>
        <w:r w:rsidRPr="005F04D4" w:rsidDel="000D7712">
          <w:delText>, to determine if known malicious activity seen at the federal level is also being seen at the SLTT government level. This is automated input and manual (i.e., vetted and approved) output going back up to the federal level. (Other organizations, such as Microsoft's MAPP program, are similarly being established to share IOCs using STIX</w:delText>
        </w:r>
        <w:r w:rsidR="00F43547" w:rsidDel="000D7712">
          <w:delText xml:space="preserve"> (Bluehat1, 2013)</w:delText>
        </w:r>
        <w:r w:rsidRPr="005F04D4" w:rsidDel="000D7712">
          <w:delText xml:space="preserve">, so STIX packages will become a general input mechanism. An example [abbreviated] STIX file that holds IP addresses and CIDR blocks extracted from a CIF database for use as a </w:delText>
        </w:r>
        <w:r w:rsidRPr="007D10C7" w:rsidDel="000D7712">
          <w:rPr>
            <w:i/>
          </w:rPr>
          <w:delText>watchlist</w:delText>
        </w:r>
        <w:r w:rsidRPr="007D10C7" w:rsidDel="000D7712">
          <w:delText xml:space="preserve"> is shown in</w:delText>
        </w:r>
        <w:r w:rsidR="00F43547" w:rsidDel="000D7712">
          <w:delText xml:space="preserve"> </w:delText>
        </w:r>
        <w:r w:rsidR="00F43547" w:rsidDel="000D7712">
          <w:fldChar w:fldCharType="begin"/>
        </w:r>
        <w:r w:rsidR="00F43547" w:rsidDel="000D7712">
          <w:delInstrText xml:space="preserve"> REF _Ref257807619 \h </w:delInstrText>
        </w:r>
        <w:r w:rsidR="00F43547" w:rsidDel="000D7712">
          <w:fldChar w:fldCharType="separate"/>
        </w:r>
        <w:r w:rsidR="00913185" w:rsidRPr="007D10C7" w:rsidDel="000D7712">
          <w:delText xml:space="preserve">Figure </w:delText>
        </w:r>
        <w:r w:rsidR="00913185" w:rsidDel="000D7712">
          <w:rPr>
            <w:noProof/>
          </w:rPr>
          <w:delText>10</w:delText>
        </w:r>
        <w:r w:rsidR="00F43547" w:rsidDel="000D7712">
          <w:fldChar w:fldCharType="end"/>
        </w:r>
        <w:r w:rsidRPr="007D10C7" w:rsidDel="000D7712">
          <w:delText>.)</w:delText>
        </w:r>
      </w:del>
    </w:p>
    <w:p w14:paraId="7EED1B3E" w14:textId="2BF2A525" w:rsidR="00245938" w:rsidRPr="007D10C7" w:rsidDel="000D7712" w:rsidRDefault="00245938" w:rsidP="00245938">
      <w:pPr>
        <w:pStyle w:val="conops-body"/>
        <w:keepNext/>
        <w:rPr>
          <w:del w:id="416" w:author="Name Required" w:date="2015-03-22T18:40:00Z"/>
        </w:rPr>
      </w:pPr>
      <w:del w:id="417" w:author="Name Required" w:date="2015-03-22T18:40:00Z">
        <w:r w:rsidRPr="007D10C7" w:rsidDel="000D7712">
          <w:rPr>
            <w:noProof/>
          </w:rPr>
          <w:drawing>
            <wp:inline distT="0" distB="0" distL="0" distR="0" wp14:anchorId="0DE73B1D" wp14:editId="7AD3869F">
              <wp:extent cx="5597692" cy="4968240"/>
              <wp:effectExtent l="25400" t="25400" r="15875" b="35560"/>
              <wp:docPr id="1" name="Picture 1" descr="example-stix-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stix-package"/>
                      <pic:cNvPicPr>
                        <a:picLocks noChangeAspect="1" noChangeArrowheads="1"/>
                      </pic:cNvPicPr>
                    </pic:nvPicPr>
                    <pic:blipFill>
                      <a:blip r:embed="rId23"/>
                      <a:srcRect/>
                      <a:stretch>
                        <a:fillRect/>
                      </a:stretch>
                    </pic:blipFill>
                    <pic:spPr bwMode="auto">
                      <a:xfrm>
                        <a:off x="0" y="0"/>
                        <a:ext cx="5597692" cy="4968240"/>
                      </a:xfrm>
                      <a:prstGeom prst="rect">
                        <a:avLst/>
                      </a:prstGeom>
                      <a:noFill/>
                      <a:ln w="9525">
                        <a:solidFill>
                          <a:schemeClr val="tx1"/>
                        </a:solidFill>
                        <a:miter lim="800000"/>
                        <a:headEnd/>
                        <a:tailEnd/>
                      </a:ln>
                    </pic:spPr>
                  </pic:pic>
                </a:graphicData>
              </a:graphic>
            </wp:inline>
          </w:drawing>
        </w:r>
      </w:del>
    </w:p>
    <w:p w14:paraId="693B0FFC" w14:textId="63C36339" w:rsidR="00245938" w:rsidRPr="007D10C7" w:rsidDel="000D7712" w:rsidRDefault="00245938" w:rsidP="000A27FD">
      <w:pPr>
        <w:pStyle w:val="Caption"/>
        <w:spacing w:after="120" w:line="240" w:lineRule="auto"/>
        <w:rPr>
          <w:del w:id="418" w:author="Name Required" w:date="2015-03-22T18:40:00Z"/>
          <w:rFonts w:cs="Arial"/>
        </w:rPr>
      </w:pPr>
      <w:bookmarkStart w:id="419" w:name="_Ref257807619"/>
      <w:bookmarkStart w:id="420" w:name="_Toc257840228"/>
      <w:del w:id="421" w:author="Name Required" w:date="2015-03-22T18:40:00Z">
        <w:r w:rsidRPr="007D10C7" w:rsidDel="000D7712">
          <w:rPr>
            <w:rFonts w:cs="Arial"/>
          </w:rPr>
          <w:delText xml:space="preserve">Figure </w:delText>
        </w:r>
        <w:r w:rsidRPr="007D10C7" w:rsidDel="000D7712">
          <w:rPr>
            <w:rFonts w:cs="Arial"/>
          </w:rPr>
          <w:fldChar w:fldCharType="begin"/>
        </w:r>
        <w:r w:rsidRPr="007D10C7" w:rsidDel="000D7712">
          <w:rPr>
            <w:rFonts w:cs="Arial"/>
          </w:rPr>
          <w:delInstrText xml:space="preserve"> SEQ Figure \* ARABIC </w:delInstrText>
        </w:r>
        <w:r w:rsidRPr="007D10C7" w:rsidDel="000D7712">
          <w:rPr>
            <w:rFonts w:cs="Arial"/>
          </w:rPr>
          <w:fldChar w:fldCharType="separate"/>
        </w:r>
        <w:r w:rsidR="00913185" w:rsidDel="000D7712">
          <w:rPr>
            <w:rFonts w:cs="Arial"/>
            <w:noProof/>
          </w:rPr>
          <w:delText>10</w:delText>
        </w:r>
        <w:r w:rsidRPr="007D10C7" w:rsidDel="000D7712">
          <w:rPr>
            <w:rFonts w:cs="Arial"/>
          </w:rPr>
          <w:fldChar w:fldCharType="end"/>
        </w:r>
        <w:bookmarkEnd w:id="419"/>
        <w:r w:rsidRPr="007D10C7" w:rsidDel="000D7712">
          <w:rPr>
            <w:rFonts w:cs="Arial"/>
          </w:rPr>
          <w:delText xml:space="preserve"> - Example Watchlist in the Form of a STIX Package</w:delText>
        </w:r>
        <w:bookmarkEnd w:id="420"/>
      </w:del>
    </w:p>
    <w:p w14:paraId="19E124C5" w14:textId="361358D5" w:rsidR="00245938" w:rsidRPr="007D10C7" w:rsidDel="00654A24" w:rsidRDefault="00245938" w:rsidP="00245938">
      <w:pPr>
        <w:pStyle w:val="conops-body"/>
        <w:rPr>
          <w:del w:id="422" w:author="Name Required" w:date="2015-03-22T18:53:00Z"/>
        </w:rPr>
      </w:pPr>
      <w:del w:id="423" w:author="Name Required" w:date="2015-03-22T18:42:00Z">
        <w:r w:rsidRPr="007D10C7" w:rsidDel="000D7712">
          <w:delText xml:space="preserve">The second is automated determination of the </w:delText>
        </w:r>
        <w:r w:rsidRPr="007D10C7" w:rsidDel="000D7712">
          <w:rPr>
            <w:i/>
          </w:rPr>
          <w:delText>sources</w:delText>
        </w:r>
        <w:r w:rsidRPr="007D10C7" w:rsidDel="000D7712">
          <w:delText xml:space="preserve"> of confirmed malicious activity seen at the SLTT level that is collected on a daily basis and prepared for sharing with federal law enforcement and counter-intelligence agents to determine if known cases being investigated by federal agencies involve parties locally.  The targets of the attacks (i.e., the sources of the IOCs within the PRISEM participant base) are </w:delText>
        </w:r>
        <w:r w:rsidRPr="007D10C7" w:rsidDel="000D7712">
          <w:rPr>
            <w:i/>
          </w:rPr>
          <w:delText>not shared</w:delText>
        </w:r>
        <w:r w:rsidRPr="007D10C7" w:rsidDel="000D7712">
          <w:delText xml:space="preserve">, but only data about the outside </w:delText>
        </w:r>
        <w:r w:rsidRPr="007D10C7" w:rsidDel="000D7712">
          <w:rPr>
            <w:i/>
          </w:rPr>
          <w:delText>malicious sources</w:delText>
        </w:r>
        <w:r w:rsidRPr="007D10C7" w:rsidDel="000D7712">
          <w:delText>. If federal agents determine that there is a match with an open investigation, they will discretely reach out to a designated contact within the PRISEM system who can assist in reaching out to establish connections with the source (should they chose to make such a connection.)</w:delText>
        </w:r>
      </w:del>
    </w:p>
    <w:p w14:paraId="6C7ABBB9" w14:textId="5AE80C7B" w:rsidR="00245938" w:rsidRPr="00377FA1" w:rsidDel="00654A24" w:rsidRDefault="00245938">
      <w:pPr>
        <w:widowControl/>
        <w:tabs>
          <w:tab w:val="left" w:pos="1080"/>
        </w:tabs>
        <w:adjustRightInd/>
        <w:spacing w:after="240" w:line="240" w:lineRule="auto"/>
        <w:ind w:left="1080"/>
        <w:jc w:val="left"/>
        <w:textAlignment w:val="auto"/>
        <w:rPr>
          <w:del w:id="424" w:author="Name Required" w:date="2015-03-22T18:45:00Z"/>
          <w:rFonts w:cs="Arial"/>
          <w:b/>
        </w:rPr>
        <w:pPrChange w:id="425" w:author="Name Required" w:date="2015-03-22T18:45:00Z">
          <w:pPr>
            <w:widowControl/>
            <w:numPr>
              <w:ilvl w:val="2"/>
              <w:numId w:val="2"/>
            </w:numPr>
            <w:tabs>
              <w:tab w:val="num" w:pos="720"/>
              <w:tab w:val="left" w:pos="1080"/>
            </w:tabs>
            <w:adjustRightInd/>
            <w:spacing w:after="240" w:line="240" w:lineRule="auto"/>
            <w:ind w:left="1080" w:hanging="630"/>
            <w:jc w:val="left"/>
            <w:textAlignment w:val="auto"/>
          </w:pPr>
        </w:pPrChange>
      </w:pPr>
      <w:del w:id="426" w:author="Name Required" w:date="2015-03-22T18:45:00Z">
        <w:r w:rsidRPr="00377FA1" w:rsidDel="00654A24">
          <w:rPr>
            <w:b/>
          </w:rPr>
          <w:delText>Manual entry of IOCs</w:delText>
        </w:r>
      </w:del>
    </w:p>
    <w:p w14:paraId="245103DE" w14:textId="54FF5DF0" w:rsidR="00245938" w:rsidRPr="007D10C7" w:rsidDel="00654A24" w:rsidRDefault="00245938">
      <w:pPr>
        <w:pStyle w:val="conops-body"/>
        <w:ind w:left="1080"/>
        <w:rPr>
          <w:del w:id="427" w:author="Name Required" w:date="2015-03-22T18:45:00Z"/>
        </w:rPr>
        <w:pPrChange w:id="428" w:author="Name Required" w:date="2015-03-22T18:45:00Z">
          <w:pPr>
            <w:pStyle w:val="conops-body"/>
          </w:pPr>
        </w:pPrChange>
      </w:pPr>
      <w:del w:id="429" w:author="Name Required" w:date="2015-03-22T18:45:00Z">
        <w:r w:rsidRPr="007D10C7" w:rsidDel="00654A24">
          <w:delText xml:space="preserve">The second case is similar to the external-to-internal sharing use case just described. An analyst or research affiliated with the PRISEM project who may be part of a closed, vetted, trust community, may come to possess information about known or suspected malicious activity derived from investigations performed by another member of said community. That information may be highly sensitive, but also may be highly indicative of targeted activity that has previously escaped the view of the information security vendor and researcher communities, which means it may have bypassed </w:delText>
        </w:r>
        <w:r w:rsidRPr="007D10C7" w:rsidDel="00654A24">
          <w:rPr>
            <w:i/>
          </w:rPr>
          <w:delText>any and all detective mechanisms</w:delText>
        </w:r>
        <w:r w:rsidRPr="007D10C7" w:rsidDel="00654A24">
          <w:delText xml:space="preserve"> and never triggered an alert within PRISEM's SIEM system (i.e., it is a </w:delText>
        </w:r>
        <w:r w:rsidRPr="007D10C7" w:rsidDel="00654A24">
          <w:rPr>
            <w:i/>
          </w:rPr>
          <w:delText>false negative</w:delText>
        </w:r>
        <w:r w:rsidRPr="007D10C7" w:rsidDel="00654A24">
          <w:delText>). The analyst would enter data, perhaps in the same way as with the US-CERT IOCs, but processed separately and not queued for potential release to US-CERT. If this check determines there is no evidence of activity within the PRISEM data pool, the analyst is notified. The analyst may optionally chose</w:delText>
        </w:r>
        <w:r w:rsidDel="00654A24">
          <w:delText xml:space="preserve"> </w:delText>
        </w:r>
        <w:r w:rsidRPr="007D10C7" w:rsidDel="00654A24">
          <w:delText xml:space="preserve">to enter these indicators into a </w:delText>
        </w:r>
        <w:r w:rsidRPr="007D10C7" w:rsidDel="00654A24">
          <w:rPr>
            <w:i/>
          </w:rPr>
          <w:delText>watchlist</w:delText>
        </w:r>
        <w:r w:rsidRPr="007D10C7" w:rsidDel="00654A24">
          <w:delText xml:space="preserve"> to alert if/when those indicators are seen in the future (with a note as to why they were put there in the first place, what the suspected activity involved, etc.) This contextual data is best kept in CIF, where it can be correlated with other activity reported by the community in the future.  If, on the other hand, there is confirmation that PRISEM participants </w:delText>
        </w:r>
        <w:r w:rsidRPr="007D10C7" w:rsidDel="00654A24">
          <w:rPr>
            <w:i/>
          </w:rPr>
          <w:delText>have</w:delText>
        </w:r>
        <w:r w:rsidRPr="007D10C7" w:rsidDel="00654A24">
          <w:delText xml:space="preserve"> been involved in the same activity, the analyst has just performed the first iteration of the next use-case we will consider.</w:delText>
        </w:r>
      </w:del>
    </w:p>
    <w:p w14:paraId="3B7F05A2" w14:textId="6B25663F" w:rsidR="00245938" w:rsidRPr="00377FA1" w:rsidDel="00654A24" w:rsidRDefault="00245938">
      <w:pPr>
        <w:widowControl/>
        <w:tabs>
          <w:tab w:val="left" w:pos="1080"/>
        </w:tabs>
        <w:adjustRightInd/>
        <w:spacing w:after="240" w:line="240" w:lineRule="auto"/>
        <w:ind w:left="1080"/>
        <w:jc w:val="left"/>
        <w:textAlignment w:val="auto"/>
        <w:rPr>
          <w:del w:id="430" w:author="Name Required" w:date="2015-03-22T18:50:00Z"/>
          <w:rFonts w:cs="Arial"/>
          <w:b/>
        </w:rPr>
        <w:pPrChange w:id="431" w:author="Name Required" w:date="2015-03-22T18:45:00Z">
          <w:pPr>
            <w:widowControl/>
            <w:numPr>
              <w:ilvl w:val="2"/>
              <w:numId w:val="2"/>
            </w:numPr>
            <w:tabs>
              <w:tab w:val="num" w:pos="720"/>
              <w:tab w:val="left" w:pos="1080"/>
            </w:tabs>
            <w:adjustRightInd/>
            <w:spacing w:after="240" w:line="240" w:lineRule="auto"/>
            <w:ind w:left="1080" w:hanging="630"/>
            <w:jc w:val="left"/>
            <w:textAlignment w:val="auto"/>
          </w:pPr>
        </w:pPrChange>
      </w:pPr>
      <w:del w:id="432" w:author="Name Required" w:date="2015-03-22T18:50:00Z">
        <w:r w:rsidRPr="00377FA1" w:rsidDel="00654A24">
          <w:rPr>
            <w:b/>
          </w:rPr>
          <w:delText>Network Forensic Analysis</w:delText>
        </w:r>
      </w:del>
    </w:p>
    <w:p w14:paraId="5F7238C2" w14:textId="14D05C40" w:rsidR="00245938" w:rsidRPr="007D10C7" w:rsidDel="00654A24" w:rsidRDefault="00245938" w:rsidP="00245938">
      <w:pPr>
        <w:pStyle w:val="conops-body"/>
        <w:rPr>
          <w:del w:id="433" w:author="Name Required" w:date="2015-03-22T18:50:00Z"/>
        </w:rPr>
      </w:pPr>
      <w:del w:id="434" w:author="Name Required" w:date="2015-03-22T18:46:00Z">
        <w:r w:rsidRPr="007D10C7" w:rsidDel="00654A24">
          <w:delText xml:space="preserve">The final use case is the most complex, as it involves a series of iterative and recursive queries of available data, going back and forth through time, and extending outward from an initial point to build a network of known hosts involved in various phases of what is known as the </w:delText>
        </w:r>
        <w:r w:rsidRPr="007D10C7" w:rsidDel="00654A24">
          <w:rPr>
            <w:i/>
          </w:rPr>
          <w:delText>kill chain</w:delText>
        </w:r>
        <w:r w:rsidR="00834C58" w:rsidDel="00654A24">
          <w:delText xml:space="preserve"> (Hutchins et al, </w:delText>
        </w:r>
        <w:r w:rsidR="0096749B" w:rsidDel="00654A24">
          <w:delText>2011)</w:delText>
        </w:r>
        <w:r w:rsidRPr="007D10C7" w:rsidDel="00654A24">
          <w:delText>.</w:delText>
        </w:r>
      </w:del>
    </w:p>
    <w:p w14:paraId="3BF8551A" w14:textId="186FC351" w:rsidR="00245938" w:rsidRPr="007D10C7" w:rsidDel="00654A24" w:rsidRDefault="00245938" w:rsidP="00245938">
      <w:pPr>
        <w:spacing w:line="240" w:lineRule="auto"/>
        <w:rPr>
          <w:del w:id="435" w:author="Name Required" w:date="2015-03-22T18:50:00Z"/>
          <w:rFonts w:cs="Arial"/>
        </w:rPr>
      </w:pPr>
    </w:p>
    <w:p w14:paraId="40E58C21" w14:textId="546DD48B" w:rsidR="00245938" w:rsidRPr="007D10C7" w:rsidDel="00654A24" w:rsidRDefault="00245938" w:rsidP="00245938">
      <w:pPr>
        <w:spacing w:line="240" w:lineRule="auto"/>
        <w:jc w:val="center"/>
        <w:rPr>
          <w:del w:id="436" w:author="Name Required" w:date="2015-03-22T18:50:00Z"/>
          <w:rFonts w:cs="Arial"/>
        </w:rPr>
      </w:pPr>
      <w:del w:id="437" w:author="Name Required" w:date="2015-03-22T18:50:00Z">
        <w:r w:rsidRPr="00872010" w:rsidDel="00654A24">
          <w:rPr>
            <w:rFonts w:cs="Arial"/>
            <w:noProof/>
          </w:rPr>
          <w:drawing>
            <wp:inline distT="0" distB="0" distL="0" distR="0" wp14:anchorId="1FE07FB8" wp14:editId="69AF9C8A">
              <wp:extent cx="2511002" cy="2232002"/>
              <wp:effectExtent l="25400" t="25400" r="29210" b="292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tor_lifecycle.png"/>
                      <pic:cNvPicPr/>
                    </pic:nvPicPr>
                    <pic:blipFill>
                      <a:blip r:embed="rId24">
                        <a:extLst>
                          <a:ext uri="{28A0092B-C50C-407E-A947-70E740481C1C}">
                            <a14:useLocalDpi xmlns:a14="http://schemas.microsoft.com/office/drawing/2010/main" val="0"/>
                          </a:ext>
                        </a:extLst>
                      </a:blip>
                      <a:stretch>
                        <a:fillRect/>
                      </a:stretch>
                    </pic:blipFill>
                    <pic:spPr>
                      <a:xfrm>
                        <a:off x="0" y="0"/>
                        <a:ext cx="2511330" cy="2232293"/>
                      </a:xfrm>
                      <a:prstGeom prst="rect">
                        <a:avLst/>
                      </a:prstGeom>
                      <a:ln>
                        <a:solidFill>
                          <a:schemeClr val="tx1"/>
                        </a:solidFill>
                      </a:ln>
                    </pic:spPr>
                  </pic:pic>
                </a:graphicData>
              </a:graphic>
            </wp:inline>
          </w:drawing>
        </w:r>
      </w:del>
    </w:p>
    <w:p w14:paraId="413DA4FB" w14:textId="7E12D5BE" w:rsidR="00245938" w:rsidRPr="00C7660F" w:rsidDel="00654A24" w:rsidRDefault="00245938" w:rsidP="000A27FD">
      <w:pPr>
        <w:spacing w:after="120" w:line="240" w:lineRule="auto"/>
        <w:jc w:val="center"/>
        <w:rPr>
          <w:del w:id="438" w:author="Name Required" w:date="2015-03-22T18:53:00Z"/>
          <w:rFonts w:cs="Arial"/>
        </w:rPr>
      </w:pPr>
      <w:bookmarkStart w:id="439" w:name="_Ref256956031"/>
      <w:bookmarkStart w:id="440" w:name="_Toc257840229"/>
      <w:del w:id="441" w:author="Name Required" w:date="2015-03-22T18:53:00Z">
        <w:r w:rsidRPr="00C7660F" w:rsidDel="00654A24">
          <w:rPr>
            <w:rFonts w:cs="Arial"/>
          </w:rPr>
          <w:delText xml:space="preserve">Figure </w:delText>
        </w:r>
        <w:r w:rsidRPr="00C7660F" w:rsidDel="00654A24">
          <w:rPr>
            <w:rFonts w:cs="Arial"/>
          </w:rPr>
          <w:fldChar w:fldCharType="begin"/>
        </w:r>
        <w:r w:rsidRPr="00C7660F" w:rsidDel="00654A24">
          <w:rPr>
            <w:rFonts w:cs="Arial"/>
          </w:rPr>
          <w:delInstrText xml:space="preserve"> SEQ Figure \* ARABIC </w:delInstrText>
        </w:r>
        <w:r w:rsidRPr="00C7660F" w:rsidDel="00654A24">
          <w:rPr>
            <w:rFonts w:cs="Arial"/>
          </w:rPr>
          <w:fldChar w:fldCharType="separate"/>
        </w:r>
        <w:r w:rsidR="00913185" w:rsidDel="00654A24">
          <w:rPr>
            <w:rFonts w:cs="Arial"/>
            <w:noProof/>
          </w:rPr>
          <w:delText>11</w:delText>
        </w:r>
        <w:r w:rsidRPr="00C7660F" w:rsidDel="00654A24">
          <w:rPr>
            <w:rFonts w:cs="Arial"/>
          </w:rPr>
          <w:fldChar w:fldCharType="end"/>
        </w:r>
        <w:bookmarkEnd w:id="439"/>
        <w:r w:rsidRPr="00C7660F" w:rsidDel="00654A24">
          <w:rPr>
            <w:rFonts w:cs="Arial"/>
          </w:rPr>
          <w:delText xml:space="preserve"> - Indicator Lifecycle</w:delText>
        </w:r>
        <w:bookmarkEnd w:id="440"/>
      </w:del>
    </w:p>
    <w:p w14:paraId="74EF0699" w14:textId="78D8C29C" w:rsidR="00245938" w:rsidRPr="00592694" w:rsidDel="00654A24" w:rsidRDefault="00245938" w:rsidP="00245938">
      <w:pPr>
        <w:pStyle w:val="conops-body"/>
        <w:rPr>
          <w:del w:id="442" w:author="Name Required" w:date="2015-03-22T18:52:00Z"/>
        </w:rPr>
      </w:pPr>
      <w:del w:id="443" w:author="Name Required" w:date="2015-03-22T18:52:00Z">
        <w:r w:rsidRPr="00592694" w:rsidDel="00654A24">
          <w:delText>The ste</w:delText>
        </w:r>
        <w:r w:rsidR="007F65B5" w:rsidDel="00654A24">
          <w:delText>ps described in</w:delText>
        </w:r>
        <w:r w:rsidRPr="00592694" w:rsidDel="00654A24">
          <w:delText xml:space="preserve"> Sectio</w:delText>
        </w:r>
        <w:r w:rsidR="007F65B5" w:rsidRPr="007F65B5" w:rsidDel="00654A24">
          <w:delText xml:space="preserve">n </w:delText>
        </w:r>
        <w:r w:rsidR="007F65B5" w:rsidRPr="007F65B5" w:rsidDel="00654A24">
          <w:fldChar w:fldCharType="begin"/>
        </w:r>
        <w:r w:rsidR="007F65B5" w:rsidRPr="007F65B5" w:rsidDel="00654A24">
          <w:delInstrText xml:space="preserve"> REF _Ref257832825 \r \h </w:delInstrText>
        </w:r>
        <w:r w:rsidR="007F65B5" w:rsidRPr="007F65B5" w:rsidDel="00654A24">
          <w:fldChar w:fldCharType="separate"/>
        </w:r>
        <w:r w:rsidR="00913185" w:rsidDel="00654A24">
          <w:delText>3.1</w:delText>
        </w:r>
        <w:r w:rsidR="007F65B5" w:rsidRPr="007F65B5" w:rsidDel="00654A24">
          <w:fldChar w:fldCharType="end"/>
        </w:r>
        <w:r w:rsidR="007F65B5" w:rsidDel="00654A24">
          <w:delText xml:space="preserve"> </w:delText>
        </w:r>
        <w:r w:rsidRPr="00592694" w:rsidDel="00654A24">
          <w:delText xml:space="preserve">and the previous two workflows are repeated, following the process shown in </w:delText>
        </w:r>
        <w:r w:rsidRPr="00592694" w:rsidDel="00654A24">
          <w:fldChar w:fldCharType="begin"/>
        </w:r>
        <w:r w:rsidRPr="00592694" w:rsidDel="00654A24">
          <w:delInstrText xml:space="preserve"> REF _Ref256956031 \h </w:delInstrText>
        </w:r>
        <w:r w:rsidRPr="00592694" w:rsidDel="00654A24">
          <w:fldChar w:fldCharType="separate"/>
        </w:r>
        <w:r w:rsidR="00913185" w:rsidRPr="00C7660F" w:rsidDel="00654A24">
          <w:delText xml:space="preserve">Figure </w:delText>
        </w:r>
        <w:r w:rsidR="00913185" w:rsidDel="00654A24">
          <w:rPr>
            <w:noProof/>
          </w:rPr>
          <w:delText>11</w:delText>
        </w:r>
        <w:r w:rsidRPr="00592694" w:rsidDel="00654A24">
          <w:fldChar w:fldCharType="end"/>
        </w:r>
        <w:r w:rsidRPr="00592694" w:rsidDel="00654A24">
          <w:delText xml:space="preserve">. The discovery and analytic process can refine the understanding of when response actions must </w:delText>
        </w:r>
        <w:r w:rsidR="00680DB0" w:rsidDel="00654A24">
          <w:delText>be taken, however the deeper an</w:delText>
        </w:r>
        <w:r w:rsidRPr="00592694" w:rsidDel="00654A24">
          <w:delText xml:space="preserve"> analyst goes using this cycle, the larger the number of discrete files are created in the form of </w:delText>
        </w:r>
        <w:r w:rsidR="00680DB0" w:rsidDel="00654A24">
          <w:delText xml:space="preserve">intermediary results and </w:delText>
        </w:r>
        <w:r w:rsidRPr="00592694" w:rsidDel="00654A24">
          <w:delText xml:space="preserve">simple output reports.  The task of the analyst gets harder and harder to perform as they are buried in related, but unlinked, raw data. This makes it </w:delText>
        </w:r>
        <w:r w:rsidRPr="00592694" w:rsidDel="00654A24">
          <w:rPr>
            <w:i/>
          </w:rPr>
          <w:delText>crucial</w:delText>
        </w:r>
        <w:r w:rsidRPr="00592694" w:rsidDel="00654A24">
          <w:delText xml:space="preserve"> that machine-parseable data be used as both </w:delText>
        </w:r>
        <w:r w:rsidRPr="00592694" w:rsidDel="00654A24">
          <w:rPr>
            <w:i/>
          </w:rPr>
          <w:delText>input</w:delText>
        </w:r>
        <w:r w:rsidRPr="00592694" w:rsidDel="00654A24">
          <w:delText xml:space="preserve"> and </w:delText>
        </w:r>
        <w:r w:rsidRPr="00592694" w:rsidDel="00654A24">
          <w:rPr>
            <w:i/>
          </w:rPr>
          <w:delText>output</w:delText>
        </w:r>
        <w:r w:rsidRPr="00592694" w:rsidDel="00654A24">
          <w:delText xml:space="preserve"> for the steps within each workflow, using a </w:delText>
        </w:r>
        <w:r w:rsidRPr="00592694" w:rsidDel="00654A24">
          <w:rPr>
            <w:i/>
          </w:rPr>
          <w:delText>pipeline</w:delText>
        </w:r>
        <w:r w:rsidRPr="00592694" w:rsidDel="00654A24">
          <w:delText xml:space="preserve"> methodology to take the results of one process and use it in the next step of the process, as well as to attenuate the volume of raw data by applying selective filters to reduce the noise. This is not possible with primitive forms-based browser interfaces that are not designed to maintain and use state (e.g., knowledge gained by the analyst in previous steps) between invocations.</w:delText>
        </w:r>
      </w:del>
    </w:p>
    <w:p w14:paraId="27BDD239" w14:textId="61FC885E" w:rsidR="00245938" w:rsidRPr="00974235" w:rsidRDefault="004B7AAA" w:rsidP="000565BD">
      <w:pPr>
        <w:pStyle w:val="conops-body"/>
      </w:pPr>
      <w:del w:id="444" w:author="Name Required" w:date="2015-03-22T18:53:00Z">
        <w:r w:rsidDel="00654A24">
          <w:delText xml:space="preserve">This capability is illustrated in </w:delText>
        </w:r>
        <w:r w:rsidR="000565BD" w:rsidDel="00654A24">
          <w:fldChar w:fldCharType="begin"/>
        </w:r>
        <w:r w:rsidR="000565BD" w:rsidDel="00654A24">
          <w:delInstrText xml:space="preserve"> REF _Ref257811300 \h </w:delInstrText>
        </w:r>
        <w:r w:rsidR="000565BD" w:rsidDel="00654A24">
          <w:fldChar w:fldCharType="separate"/>
        </w:r>
        <w:r w:rsidR="00913185" w:rsidRPr="000565BD" w:rsidDel="00654A24">
          <w:delText xml:space="preserve">Mission </w:delText>
        </w:r>
        <w:r w:rsidR="00913185" w:rsidDel="00654A24">
          <w:delText>Support</w:delText>
        </w:r>
        <w:r w:rsidR="00913185" w:rsidRPr="000565BD" w:rsidDel="00654A24">
          <w:delText xml:space="preserve"> Scenarios</w:delText>
        </w:r>
        <w:r w:rsidR="000565BD" w:rsidDel="00654A24">
          <w:fldChar w:fldCharType="end"/>
        </w:r>
        <w:r w:rsidR="000565BD" w:rsidDel="00654A24">
          <w:delText>.</w:delText>
        </w:r>
        <w:r w:rsidDel="00654A24">
          <w:delText xml:space="preserve"> </w:delText>
        </w:r>
      </w:del>
    </w:p>
    <w:p w14:paraId="3DF2C7AA" w14:textId="100D8D06" w:rsidR="00734224" w:rsidRPr="009222A9" w:rsidDel="00FE3A49" w:rsidRDefault="009C01EB" w:rsidP="000565BD">
      <w:pPr>
        <w:widowControl/>
        <w:numPr>
          <w:ilvl w:val="2"/>
          <w:numId w:val="2"/>
        </w:numPr>
        <w:tabs>
          <w:tab w:val="left" w:pos="1080"/>
        </w:tabs>
        <w:adjustRightInd/>
        <w:spacing w:after="240" w:line="240" w:lineRule="auto"/>
        <w:ind w:left="1080" w:hanging="630"/>
        <w:jc w:val="left"/>
        <w:textAlignment w:val="auto"/>
        <w:rPr>
          <w:del w:id="445" w:author="Name Required" w:date="2015-04-09T19:32:00Z"/>
          <w:rFonts w:cs="Arial"/>
        </w:rPr>
      </w:pPr>
      <w:del w:id="446" w:author="Name Required" w:date="2015-04-09T19:32:00Z">
        <w:r w:rsidDel="00FE3A49">
          <w:rPr>
            <w:rFonts w:cs="Arial"/>
          </w:rPr>
          <w:delText>Functional Capabilities Needed</w:delText>
        </w:r>
      </w:del>
    </w:p>
    <w:p w14:paraId="25E29FB9" w14:textId="1027A251" w:rsidR="00DE256B" w:rsidRPr="00872010" w:rsidDel="00FE3A49" w:rsidRDefault="00D27F4C" w:rsidP="00F716A4">
      <w:pPr>
        <w:widowControl/>
        <w:numPr>
          <w:ilvl w:val="0"/>
          <w:numId w:val="25"/>
        </w:numPr>
        <w:tabs>
          <w:tab w:val="left" w:pos="1080"/>
        </w:tabs>
        <w:adjustRightInd/>
        <w:spacing w:after="240" w:line="240" w:lineRule="auto"/>
        <w:jc w:val="left"/>
        <w:textAlignment w:val="auto"/>
        <w:rPr>
          <w:del w:id="447" w:author="Name Required" w:date="2015-04-09T19:32:00Z"/>
          <w:rFonts w:cs="Arial"/>
          <w:strike/>
          <w:rPrChange w:id="448" w:author="Name Required" w:date="2015-04-09T19:01:00Z">
            <w:rPr>
              <w:del w:id="449" w:author="Name Required" w:date="2015-04-09T19:32:00Z"/>
              <w:rFonts w:cs="Arial"/>
            </w:rPr>
          </w:rPrChange>
        </w:rPr>
      </w:pPr>
      <w:del w:id="450" w:author="Name Required" w:date="2015-04-09T19:32:00Z">
        <w:r w:rsidRPr="00872010" w:rsidDel="00FE3A49">
          <w:rPr>
            <w:rFonts w:cs="Arial"/>
            <w:strike/>
            <w:rPrChange w:id="451" w:author="Name Required" w:date="2015-04-09T19:01:00Z">
              <w:rPr>
                <w:rFonts w:cs="Arial"/>
              </w:rPr>
            </w:rPrChange>
          </w:rPr>
          <w:delText xml:space="preserve">The </w:delText>
        </w:r>
        <w:r w:rsidR="00F74936" w:rsidRPr="00872010" w:rsidDel="00FE3A49">
          <w:rPr>
            <w:rFonts w:cs="Arial"/>
            <w:strike/>
            <w:rPrChange w:id="452" w:author="Name Required" w:date="2015-04-09T19:01:00Z">
              <w:rPr>
                <w:rFonts w:cs="Arial"/>
              </w:rPr>
            </w:rPrChange>
          </w:rPr>
          <w:delText xml:space="preserve">DIMS system must have the </w:delText>
        </w:r>
        <w:r w:rsidRPr="00872010" w:rsidDel="00FE3A49">
          <w:rPr>
            <w:rFonts w:cs="Arial"/>
            <w:strike/>
            <w:rPrChange w:id="453" w:author="Name Required" w:date="2015-04-09T19:01:00Z">
              <w:rPr>
                <w:rFonts w:cs="Arial"/>
              </w:rPr>
            </w:rPrChange>
          </w:rPr>
          <w:delText>a</w:delText>
        </w:r>
        <w:r w:rsidR="0008268C" w:rsidRPr="00872010" w:rsidDel="00FE3A49">
          <w:rPr>
            <w:rFonts w:cs="Arial"/>
            <w:strike/>
            <w:rPrChange w:id="454" w:author="Name Required" w:date="2015-04-09T19:01:00Z">
              <w:rPr>
                <w:rFonts w:cs="Arial"/>
              </w:rPr>
            </w:rPrChange>
          </w:rPr>
          <w:delText xml:space="preserve">bility to process structured data </w:delText>
        </w:r>
        <w:r w:rsidR="00FA64C2" w:rsidRPr="00872010" w:rsidDel="00FE3A49">
          <w:rPr>
            <w:rFonts w:cs="Arial"/>
            <w:strike/>
            <w:rPrChange w:id="455" w:author="Name Required" w:date="2015-04-09T19:01:00Z">
              <w:rPr>
                <w:rFonts w:cs="Arial"/>
              </w:rPr>
            </w:rPrChange>
          </w:rPr>
          <w:delText xml:space="preserve">that is entered into the system in </w:delText>
        </w:r>
        <w:r w:rsidR="00BF06B8" w:rsidRPr="00872010" w:rsidDel="00FE3A49">
          <w:rPr>
            <w:rFonts w:cs="Arial"/>
            <w:strike/>
            <w:rPrChange w:id="456" w:author="Name Required" w:date="2015-04-09T19:01:00Z">
              <w:rPr>
                <w:rFonts w:cs="Arial"/>
              </w:rPr>
            </w:rPrChange>
          </w:rPr>
          <w:delText xml:space="preserve">one of </w:delText>
        </w:r>
        <w:r w:rsidR="00FA64C2" w:rsidRPr="00872010" w:rsidDel="00FE3A49">
          <w:rPr>
            <w:rFonts w:cs="Arial"/>
            <w:strike/>
            <w:rPrChange w:id="457" w:author="Name Required" w:date="2015-04-09T19:01:00Z">
              <w:rPr>
                <w:rFonts w:cs="Arial"/>
              </w:rPr>
            </w:rPrChange>
          </w:rPr>
          <w:delText xml:space="preserve">several ways: (1) </w:delText>
        </w:r>
        <w:r w:rsidR="0008268C" w:rsidRPr="00872010" w:rsidDel="00FE3A49">
          <w:rPr>
            <w:rFonts w:cs="Arial"/>
            <w:strike/>
            <w:rPrChange w:id="458" w:author="Name Required" w:date="2015-04-09T19:01:00Z">
              <w:rPr>
                <w:rFonts w:cs="Arial"/>
              </w:rPr>
            </w:rPrChange>
          </w:rPr>
          <w:delText xml:space="preserve">attached to email messages being sent to the </w:delText>
        </w:r>
        <w:r w:rsidR="0019276F" w:rsidRPr="00872010" w:rsidDel="00FE3A49">
          <w:rPr>
            <w:rFonts w:cs="Arial"/>
            <w:strike/>
            <w:rPrChange w:id="459" w:author="Name Required" w:date="2015-04-09T19:01:00Z">
              <w:rPr>
                <w:rFonts w:cs="Arial"/>
              </w:rPr>
            </w:rPrChange>
          </w:rPr>
          <w:delText>O</w:delText>
        </w:r>
        <w:r w:rsidR="0008268C" w:rsidRPr="00872010" w:rsidDel="00FE3A49">
          <w:rPr>
            <w:rFonts w:cs="Arial"/>
            <w:strike/>
            <w:rPrChange w:id="460" w:author="Name Required" w:date="2015-04-09T19:01:00Z">
              <w:rPr>
                <w:rFonts w:cs="Arial"/>
              </w:rPr>
            </w:rPrChange>
          </w:rPr>
          <w:delText>ps-</w:delText>
        </w:r>
        <w:r w:rsidR="0019276F" w:rsidRPr="00872010" w:rsidDel="00FE3A49">
          <w:rPr>
            <w:rFonts w:cs="Arial"/>
            <w:strike/>
            <w:rPrChange w:id="461" w:author="Name Required" w:date="2015-04-09T19:01:00Z">
              <w:rPr>
                <w:rFonts w:cs="Arial"/>
              </w:rPr>
            </w:rPrChange>
          </w:rPr>
          <w:delText>T</w:delText>
        </w:r>
        <w:r w:rsidR="0008268C" w:rsidRPr="00872010" w:rsidDel="00FE3A49">
          <w:rPr>
            <w:rFonts w:cs="Arial"/>
            <w:strike/>
            <w:rPrChange w:id="462" w:author="Name Required" w:date="2015-04-09T19:01:00Z">
              <w:rPr>
                <w:rFonts w:cs="Arial"/>
              </w:rPr>
            </w:rPrChange>
          </w:rPr>
          <w:delText>rust portal (optionally as encry</w:delText>
        </w:r>
        <w:r w:rsidR="00F017F6" w:rsidRPr="00872010" w:rsidDel="00FE3A49">
          <w:rPr>
            <w:rFonts w:cs="Arial"/>
            <w:strike/>
            <w:rPrChange w:id="463" w:author="Name Required" w:date="2015-04-09T19:01:00Z">
              <w:rPr>
                <w:rFonts w:cs="Arial"/>
              </w:rPr>
            </w:rPrChange>
          </w:rPr>
          <w:delText>pted attachments)</w:delText>
        </w:r>
        <w:r w:rsidR="00FA64C2" w:rsidRPr="00872010" w:rsidDel="00FE3A49">
          <w:rPr>
            <w:rFonts w:cs="Arial"/>
            <w:strike/>
            <w:rPrChange w:id="464" w:author="Name Required" w:date="2015-04-09T19:01:00Z">
              <w:rPr>
                <w:rFonts w:cs="Arial"/>
              </w:rPr>
            </w:rPrChange>
          </w:rPr>
          <w:delText xml:space="preserve">; (2) via </w:delText>
        </w:r>
        <w:r w:rsidR="00BF06B8" w:rsidRPr="00872010" w:rsidDel="00FE3A49">
          <w:rPr>
            <w:rFonts w:cs="Arial"/>
            <w:strike/>
            <w:rPrChange w:id="465" w:author="Name Required" w:date="2015-04-09T19:01:00Z">
              <w:rPr>
                <w:rFonts w:cs="Arial"/>
              </w:rPr>
            </w:rPrChange>
          </w:rPr>
          <w:delText xml:space="preserve">CIF feed, </w:delText>
        </w:r>
        <w:r w:rsidR="00FA64C2" w:rsidRPr="00872010" w:rsidDel="00FE3A49">
          <w:rPr>
            <w:rFonts w:cs="Arial"/>
            <w:strike/>
            <w:rPrChange w:id="466" w:author="Name Required" w:date="2015-04-09T19:01:00Z">
              <w:rPr>
                <w:rFonts w:cs="Arial"/>
              </w:rPr>
            </w:rPrChange>
          </w:rPr>
          <w:delText>TAXII</w:delText>
        </w:r>
        <w:r w:rsidR="00BF06B8" w:rsidRPr="00872010" w:rsidDel="00FE3A49">
          <w:rPr>
            <w:rFonts w:cs="Arial"/>
            <w:strike/>
            <w:rPrChange w:id="467" w:author="Name Required" w:date="2015-04-09T19:01:00Z">
              <w:rPr>
                <w:rFonts w:cs="Arial"/>
              </w:rPr>
            </w:rPrChange>
          </w:rPr>
          <w:delText xml:space="preserve">, </w:delText>
        </w:r>
        <w:r w:rsidR="00A11AD5" w:rsidRPr="00872010" w:rsidDel="00FE3A49">
          <w:rPr>
            <w:rFonts w:cs="Arial"/>
            <w:strike/>
            <w:rPrChange w:id="468" w:author="Name Required" w:date="2015-04-09T19:01:00Z">
              <w:rPr>
                <w:rFonts w:cs="Arial"/>
              </w:rPr>
            </w:rPrChange>
          </w:rPr>
          <w:delText>AMQP message bus</w:delText>
        </w:r>
        <w:r w:rsidR="00BF06B8" w:rsidRPr="00872010" w:rsidDel="00FE3A49">
          <w:rPr>
            <w:rFonts w:cs="Arial"/>
            <w:strike/>
            <w:rPrChange w:id="469" w:author="Name Required" w:date="2015-04-09T19:01:00Z">
              <w:rPr>
                <w:rFonts w:cs="Arial"/>
              </w:rPr>
            </w:rPrChange>
          </w:rPr>
          <w:delText>, or other asynchronous automated mechanism</w:delText>
        </w:r>
        <w:r w:rsidR="00A11AD5" w:rsidRPr="00872010" w:rsidDel="00FE3A49">
          <w:rPr>
            <w:rFonts w:cs="Arial"/>
            <w:strike/>
            <w:rPrChange w:id="470" w:author="Name Required" w:date="2015-04-09T19:01:00Z">
              <w:rPr>
                <w:rFonts w:cs="Arial"/>
              </w:rPr>
            </w:rPrChange>
          </w:rPr>
          <w:delText xml:space="preserve">; (3) as uploaded from a user’s workstation via the DIMS dashboard client; (4) via </w:delText>
        </w:r>
        <w:r w:rsidR="00BF06B8" w:rsidRPr="00872010" w:rsidDel="00FE3A49">
          <w:rPr>
            <w:rFonts w:cs="Arial"/>
            <w:strike/>
            <w:rPrChange w:id="471" w:author="Name Required" w:date="2015-04-09T19:01:00Z">
              <w:rPr>
                <w:rFonts w:cs="Arial"/>
              </w:rPr>
            </w:rPrChange>
          </w:rPr>
          <w:delText>the</w:delText>
        </w:r>
        <w:r w:rsidR="00A11AD5" w:rsidRPr="00872010" w:rsidDel="00FE3A49">
          <w:rPr>
            <w:rFonts w:cs="Arial"/>
            <w:strike/>
            <w:rPrChange w:id="472" w:author="Name Required" w:date="2015-04-09T19:01:00Z">
              <w:rPr>
                <w:rFonts w:cs="Arial"/>
              </w:rPr>
            </w:rPrChange>
          </w:rPr>
          <w:delText xml:space="preserve"> Tupelo client</w:delText>
        </w:r>
        <w:r w:rsidR="00BF06B8" w:rsidRPr="00872010" w:rsidDel="00FE3A49">
          <w:rPr>
            <w:rFonts w:cs="Arial"/>
            <w:strike/>
            <w:rPrChange w:id="473" w:author="Name Required" w:date="2015-04-09T19:01:00Z">
              <w:rPr>
                <w:rFonts w:cs="Arial"/>
              </w:rPr>
            </w:rPrChange>
          </w:rPr>
          <w:delText xml:space="preserve"> or other command line mechanism</w:delText>
        </w:r>
        <w:r w:rsidR="00A11AD5" w:rsidRPr="00872010" w:rsidDel="00FE3A49">
          <w:rPr>
            <w:rFonts w:cs="Arial"/>
            <w:strike/>
            <w:rPrChange w:id="474" w:author="Name Required" w:date="2015-04-09T19:01:00Z">
              <w:rPr>
                <w:rFonts w:cs="Arial"/>
              </w:rPr>
            </w:rPrChange>
          </w:rPr>
          <w:delText>.</w:delText>
        </w:r>
      </w:del>
    </w:p>
    <w:p w14:paraId="02164351" w14:textId="1DF5C3DC" w:rsidR="00B0138F" w:rsidRPr="00DC053C" w:rsidDel="00FE3A49" w:rsidRDefault="00B0138F" w:rsidP="00F716A4">
      <w:pPr>
        <w:widowControl/>
        <w:numPr>
          <w:ilvl w:val="0"/>
          <w:numId w:val="25"/>
        </w:numPr>
        <w:tabs>
          <w:tab w:val="left" w:pos="1080"/>
        </w:tabs>
        <w:adjustRightInd/>
        <w:spacing w:after="240" w:line="240" w:lineRule="auto"/>
        <w:jc w:val="left"/>
        <w:textAlignment w:val="auto"/>
        <w:rPr>
          <w:del w:id="475" w:author="Name Required" w:date="2015-04-09T19:32:00Z"/>
          <w:rFonts w:cs="Arial"/>
          <w:strike/>
          <w:rPrChange w:id="476" w:author="Name Required" w:date="2015-04-09T19:26:00Z">
            <w:rPr>
              <w:del w:id="477" w:author="Name Required" w:date="2015-04-09T19:32:00Z"/>
              <w:rFonts w:cs="Arial"/>
            </w:rPr>
          </w:rPrChange>
        </w:rPr>
      </w:pPr>
      <w:del w:id="478" w:author="Name Required" w:date="2015-04-09T19:32:00Z">
        <w:r w:rsidRPr="00DC053C" w:rsidDel="00FE3A49">
          <w:rPr>
            <w:rFonts w:cs="Arial"/>
            <w:strike/>
            <w:rPrChange w:id="479" w:author="Name Required" w:date="2015-04-09T19:26:00Z">
              <w:rPr>
                <w:rFonts w:cs="Arial"/>
              </w:rPr>
            </w:rPrChange>
          </w:rPr>
          <w:delText xml:space="preserve">The DIMS system must have the ability to store additional attributes for each user (such as which CIDR blocks they are responsible for protecting, which top level Domain Name System domains, and/or which high-level activities (e.g., campaigns) they wish to monitor. This capability allows the system to notify the user when there are messages or email threads of interest, and to facilitate providing regular tailored reports or alerts about activity of interest to them. </w:delText>
        </w:r>
        <w:r w:rsidR="00BF06B8" w:rsidRPr="00DC053C" w:rsidDel="00FE3A49">
          <w:rPr>
            <w:rFonts w:cs="Arial"/>
            <w:strike/>
            <w:rPrChange w:id="480" w:author="Name Required" w:date="2015-04-09T19:26:00Z">
              <w:rPr>
                <w:rFonts w:cs="Arial"/>
              </w:rPr>
            </w:rPrChange>
          </w:rPr>
          <w:delText xml:space="preserve">These attributes also support the basis for role-based access controls. </w:delText>
        </w:r>
        <w:r w:rsidRPr="00DC053C" w:rsidDel="00FE3A49">
          <w:rPr>
            <w:rFonts w:cs="Arial"/>
            <w:strike/>
            <w:rPrChange w:id="481" w:author="Name Required" w:date="2015-04-09T19:26:00Z">
              <w:rPr>
                <w:rFonts w:cs="Arial"/>
              </w:rPr>
            </w:rPrChange>
          </w:rPr>
          <w:delText>This real-time situational awareness capability is one of the most important features that will improve response and reaction time, as it removes the necessity to read and process every single message that flows through the system at a given time, or to manually trigger reports or searches to get situational awareness.</w:delText>
        </w:r>
      </w:del>
    </w:p>
    <w:p w14:paraId="2B213C5D" w14:textId="213E254A" w:rsidR="00C73F70" w:rsidRPr="00872010" w:rsidDel="00FE3A49" w:rsidRDefault="00DE256B" w:rsidP="00F716A4">
      <w:pPr>
        <w:widowControl/>
        <w:numPr>
          <w:ilvl w:val="0"/>
          <w:numId w:val="25"/>
        </w:numPr>
        <w:tabs>
          <w:tab w:val="left" w:pos="1080"/>
        </w:tabs>
        <w:adjustRightInd/>
        <w:spacing w:after="240" w:line="240" w:lineRule="auto"/>
        <w:jc w:val="left"/>
        <w:textAlignment w:val="auto"/>
        <w:rPr>
          <w:del w:id="482" w:author="Name Required" w:date="2015-04-09T19:32:00Z"/>
          <w:rFonts w:cs="Arial"/>
          <w:strike/>
          <w:rPrChange w:id="483" w:author="Name Required" w:date="2015-04-09T19:02:00Z">
            <w:rPr>
              <w:del w:id="484" w:author="Name Required" w:date="2015-04-09T19:32:00Z"/>
              <w:rFonts w:cs="Arial"/>
            </w:rPr>
          </w:rPrChange>
        </w:rPr>
      </w:pPr>
      <w:del w:id="485" w:author="Name Required" w:date="2015-04-09T19:32:00Z">
        <w:r w:rsidRPr="00872010" w:rsidDel="00FE3A49">
          <w:rPr>
            <w:rFonts w:cs="Arial"/>
            <w:strike/>
            <w:rPrChange w:id="486" w:author="Name Required" w:date="2015-04-09T19:02:00Z">
              <w:rPr>
                <w:rFonts w:cs="Arial"/>
              </w:rPr>
            </w:rPrChange>
          </w:rPr>
          <w:delText xml:space="preserve">The DIMS system must be able to detect </w:delText>
        </w:r>
        <w:r w:rsidR="00F017F6" w:rsidRPr="00872010" w:rsidDel="00FE3A49">
          <w:rPr>
            <w:rFonts w:cs="Arial"/>
            <w:strike/>
            <w:rPrChange w:id="487" w:author="Name Required" w:date="2015-04-09T19:02:00Z">
              <w:rPr>
                <w:rFonts w:cs="Arial"/>
              </w:rPr>
            </w:rPrChange>
          </w:rPr>
          <w:delText xml:space="preserve">when IP addresses or domain names associated with a </w:delText>
        </w:r>
        <w:r w:rsidR="00634392" w:rsidRPr="00872010" w:rsidDel="00FE3A49">
          <w:rPr>
            <w:rFonts w:cs="Arial"/>
            <w:strike/>
            <w:rPrChange w:id="488" w:author="Name Required" w:date="2015-04-09T19:02:00Z">
              <w:rPr>
                <w:rFonts w:cs="Arial"/>
              </w:rPr>
            </w:rPrChange>
          </w:rPr>
          <w:delText>given set of CIDR blocks or top-</w:delText>
        </w:r>
        <w:r w:rsidR="00F017F6" w:rsidRPr="00872010" w:rsidDel="00FE3A49">
          <w:rPr>
            <w:rFonts w:cs="Arial"/>
            <w:strike/>
            <w:rPrChange w:id="489" w:author="Name Required" w:date="2015-04-09T19:02:00Z">
              <w:rPr>
                <w:rFonts w:cs="Arial"/>
              </w:rPr>
            </w:rPrChange>
          </w:rPr>
          <w:delText>level domains</w:delText>
        </w:r>
        <w:r w:rsidR="00D27F4C" w:rsidRPr="00872010" w:rsidDel="00FE3A49">
          <w:rPr>
            <w:rFonts w:cs="Arial"/>
            <w:strike/>
            <w:rPrChange w:id="490" w:author="Name Required" w:date="2015-04-09T19:02:00Z">
              <w:rPr>
                <w:rFonts w:cs="Arial"/>
              </w:rPr>
            </w:rPrChange>
          </w:rPr>
          <w:delText xml:space="preserve"> are involved</w:delText>
        </w:r>
        <w:r w:rsidRPr="00872010" w:rsidDel="00FE3A49">
          <w:rPr>
            <w:rFonts w:cs="Arial"/>
            <w:strike/>
            <w:rPrChange w:id="491" w:author="Name Required" w:date="2015-04-09T19:02:00Z">
              <w:rPr>
                <w:rFonts w:cs="Arial"/>
              </w:rPr>
            </w:rPrChange>
          </w:rPr>
          <w:delText xml:space="preserve">, and to trigger </w:delText>
        </w:r>
        <w:r w:rsidR="00BF06B8" w:rsidRPr="00872010" w:rsidDel="00FE3A49">
          <w:rPr>
            <w:rFonts w:cs="Arial"/>
            <w:strike/>
            <w:rPrChange w:id="492" w:author="Name Required" w:date="2015-04-09T19:02:00Z">
              <w:rPr>
                <w:rFonts w:cs="Arial"/>
              </w:rPr>
            </w:rPrChange>
          </w:rPr>
          <w:delText>one or more</w:delText>
        </w:r>
        <w:r w:rsidRPr="00872010" w:rsidDel="00FE3A49">
          <w:rPr>
            <w:rFonts w:cs="Arial"/>
            <w:strike/>
            <w:rPrChange w:id="493" w:author="Name Required" w:date="2015-04-09T19:02:00Z">
              <w:rPr>
                <w:rFonts w:cs="Arial"/>
              </w:rPr>
            </w:rPrChange>
          </w:rPr>
          <w:delText xml:space="preserve"> workflow process</w:delText>
        </w:r>
        <w:r w:rsidR="00BF06B8" w:rsidRPr="00872010" w:rsidDel="00FE3A49">
          <w:rPr>
            <w:rFonts w:cs="Arial"/>
            <w:strike/>
            <w:rPrChange w:id="494" w:author="Name Required" w:date="2015-04-09T19:02:00Z">
              <w:rPr>
                <w:rFonts w:cs="Arial"/>
              </w:rPr>
            </w:rPrChange>
          </w:rPr>
          <w:delText>es</w:delText>
        </w:r>
        <w:r w:rsidR="00D27F4C" w:rsidRPr="00872010" w:rsidDel="00FE3A49">
          <w:rPr>
            <w:rFonts w:cs="Arial"/>
            <w:strike/>
            <w:rPrChange w:id="495" w:author="Name Required" w:date="2015-04-09T19:02:00Z">
              <w:rPr>
                <w:rFonts w:cs="Arial"/>
              </w:rPr>
            </w:rPrChange>
          </w:rPr>
          <w:delText>.</w:delText>
        </w:r>
        <w:r w:rsidRPr="00872010" w:rsidDel="00FE3A49">
          <w:rPr>
            <w:rFonts w:cs="Arial"/>
            <w:strike/>
            <w:rPrChange w:id="496" w:author="Name Required" w:date="2015-04-09T19:02:00Z">
              <w:rPr>
                <w:rFonts w:cs="Arial"/>
              </w:rPr>
            </w:rPrChange>
          </w:rPr>
          <w:delText xml:space="preserve"> This c</w:delText>
        </w:r>
        <w:r w:rsidR="00BF06B8" w:rsidRPr="00872010" w:rsidDel="00FE3A49">
          <w:rPr>
            <w:rFonts w:cs="Arial"/>
            <w:strike/>
            <w:rPrChange w:id="497" w:author="Name Required" w:date="2015-04-09T19:02:00Z">
              <w:rPr>
                <w:rFonts w:cs="Arial"/>
              </w:rPr>
            </w:rPrChange>
          </w:rPr>
          <w:delText>ould</w:delText>
        </w:r>
        <w:r w:rsidRPr="00872010" w:rsidDel="00FE3A49">
          <w:rPr>
            <w:rFonts w:cs="Arial"/>
            <w:strike/>
            <w:rPrChange w:id="498" w:author="Name Required" w:date="2015-04-09T19:02:00Z">
              <w:rPr>
                <w:rFonts w:cs="Arial"/>
              </w:rPr>
            </w:rPrChange>
          </w:rPr>
          <w:delText xml:space="preserve"> be to send an alert to a user when some entity they are watching is found in a communication, </w:delText>
        </w:r>
        <w:r w:rsidR="00BF06B8" w:rsidRPr="00872010" w:rsidDel="00FE3A49">
          <w:rPr>
            <w:rFonts w:cs="Arial"/>
            <w:strike/>
            <w:rPrChange w:id="499" w:author="Name Required" w:date="2015-04-09T19:02:00Z">
              <w:rPr>
                <w:rFonts w:cs="Arial"/>
              </w:rPr>
            </w:rPrChange>
          </w:rPr>
          <w:delText xml:space="preserve">generate </w:delText>
        </w:r>
        <w:r w:rsidRPr="00872010" w:rsidDel="00FE3A49">
          <w:rPr>
            <w:rFonts w:cs="Arial"/>
            <w:strike/>
            <w:rPrChange w:id="500" w:author="Name Required" w:date="2015-04-09T19:02:00Z">
              <w:rPr>
                <w:rFonts w:cs="Arial"/>
              </w:rPr>
            </w:rPrChange>
          </w:rPr>
          <w:delText xml:space="preserve">a scheduled report, or </w:delText>
        </w:r>
        <w:r w:rsidR="00BF06B8" w:rsidRPr="00872010" w:rsidDel="00FE3A49">
          <w:rPr>
            <w:rFonts w:cs="Arial"/>
            <w:strike/>
            <w:rPrChange w:id="501" w:author="Name Required" w:date="2015-04-09T19:02:00Z">
              <w:rPr>
                <w:rFonts w:cs="Arial"/>
              </w:rPr>
            </w:rPrChange>
          </w:rPr>
          <w:delText xml:space="preserve">trigger </w:delText>
        </w:r>
        <w:r w:rsidRPr="00872010" w:rsidDel="00FE3A49">
          <w:rPr>
            <w:rFonts w:cs="Arial"/>
            <w:strike/>
            <w:rPrChange w:id="502" w:author="Name Required" w:date="2015-04-09T19:02:00Z">
              <w:rPr>
                <w:rFonts w:cs="Arial"/>
              </w:rPr>
            </w:rPrChange>
          </w:rPr>
          <w:delText>some other asynchronous event.</w:delText>
        </w:r>
        <w:r w:rsidR="00E97C4D" w:rsidRPr="00872010" w:rsidDel="00FE3A49">
          <w:rPr>
            <w:rFonts w:cs="Arial"/>
            <w:strike/>
            <w:rPrChange w:id="503" w:author="Name Required" w:date="2015-04-09T19:02:00Z">
              <w:rPr>
                <w:rFonts w:cs="Arial"/>
              </w:rPr>
            </w:rPrChange>
          </w:rPr>
          <w:delText xml:space="preserve"> It may be to initiate a search of available data so the results can be ready for a user to view when they receive the alert, rather than requiring that they initiate a search</w:delText>
        </w:r>
        <w:r w:rsidR="00B0138F" w:rsidRPr="00872010" w:rsidDel="00FE3A49">
          <w:rPr>
            <w:rFonts w:cs="Arial"/>
            <w:strike/>
            <w:rPrChange w:id="504" w:author="Name Required" w:date="2015-04-09T19:02:00Z">
              <w:rPr>
                <w:rFonts w:cs="Arial"/>
              </w:rPr>
            </w:rPrChange>
          </w:rPr>
          <w:delText xml:space="preserve"> at that time and have to wait for the results.</w:delText>
        </w:r>
      </w:del>
    </w:p>
    <w:p w14:paraId="2287E6A7" w14:textId="49B2177B" w:rsidR="007E5E8B" w:rsidRPr="00872010" w:rsidDel="00FE3A49" w:rsidRDefault="007E5E8B" w:rsidP="00F716A4">
      <w:pPr>
        <w:widowControl/>
        <w:numPr>
          <w:ilvl w:val="0"/>
          <w:numId w:val="25"/>
        </w:numPr>
        <w:tabs>
          <w:tab w:val="left" w:pos="1080"/>
        </w:tabs>
        <w:adjustRightInd/>
        <w:spacing w:after="240" w:line="240" w:lineRule="auto"/>
        <w:jc w:val="left"/>
        <w:textAlignment w:val="auto"/>
        <w:rPr>
          <w:del w:id="505" w:author="Name Required" w:date="2015-04-09T19:32:00Z"/>
          <w:rFonts w:cs="Arial"/>
          <w:strike/>
          <w:rPrChange w:id="506" w:author="Name Required" w:date="2015-04-09T19:04:00Z">
            <w:rPr>
              <w:del w:id="507" w:author="Name Required" w:date="2015-04-09T19:32:00Z"/>
              <w:rFonts w:cs="Arial"/>
            </w:rPr>
          </w:rPrChange>
        </w:rPr>
      </w:pPr>
      <w:del w:id="508" w:author="Name Required" w:date="2015-04-09T19:32:00Z">
        <w:r w:rsidRPr="00872010" w:rsidDel="00FE3A49">
          <w:rPr>
            <w:rFonts w:cs="Arial"/>
            <w:strike/>
            <w:rPrChange w:id="509" w:author="Name Required" w:date="2015-04-09T19:04:00Z">
              <w:rPr>
                <w:rFonts w:cs="Arial"/>
              </w:rPr>
            </w:rPrChange>
          </w:rPr>
          <w:delText>The DIMS system must have the ability to process structured data attached to em</w:delText>
        </w:r>
        <w:r w:rsidR="0019276F" w:rsidRPr="00872010" w:rsidDel="00FE3A49">
          <w:rPr>
            <w:rFonts w:cs="Arial"/>
            <w:strike/>
            <w:rPrChange w:id="510" w:author="Name Required" w:date="2015-04-09T19:04:00Z">
              <w:rPr>
                <w:rFonts w:cs="Arial"/>
              </w:rPr>
            </w:rPrChange>
          </w:rPr>
          <w:delText>ail messages being sent to the O</w:delText>
        </w:r>
        <w:r w:rsidRPr="00872010" w:rsidDel="00FE3A49">
          <w:rPr>
            <w:rFonts w:cs="Arial"/>
            <w:strike/>
            <w:rPrChange w:id="511" w:author="Name Required" w:date="2015-04-09T19:04:00Z">
              <w:rPr>
                <w:rFonts w:cs="Arial"/>
              </w:rPr>
            </w:rPrChange>
          </w:rPr>
          <w:delText>ps-</w:delText>
        </w:r>
        <w:r w:rsidR="0019276F" w:rsidRPr="00872010" w:rsidDel="00FE3A49">
          <w:rPr>
            <w:rFonts w:cs="Arial"/>
            <w:strike/>
            <w:rPrChange w:id="512" w:author="Name Required" w:date="2015-04-09T19:04:00Z">
              <w:rPr>
                <w:rFonts w:cs="Arial"/>
              </w:rPr>
            </w:rPrChange>
          </w:rPr>
          <w:delText>T</w:delText>
        </w:r>
        <w:r w:rsidRPr="00872010" w:rsidDel="00FE3A49">
          <w:rPr>
            <w:rFonts w:cs="Arial"/>
            <w:strike/>
            <w:rPrChange w:id="513" w:author="Name Required" w:date="2015-04-09T19:04:00Z">
              <w:rPr>
                <w:rFonts w:cs="Arial"/>
              </w:rPr>
            </w:rPrChange>
          </w:rPr>
          <w:delText xml:space="preserve">rust portal (optionally as encrypted attachments), </w:delText>
        </w:r>
        <w:r w:rsidR="00BF06B8" w:rsidRPr="00872010" w:rsidDel="00FE3A49">
          <w:rPr>
            <w:rFonts w:cs="Arial"/>
            <w:strike/>
            <w:rPrChange w:id="514" w:author="Name Required" w:date="2015-04-09T19:04:00Z">
              <w:rPr>
                <w:rFonts w:cs="Arial"/>
              </w:rPr>
            </w:rPrChange>
          </w:rPr>
          <w:delText>identified by a tag in instant messages or IRC chat (e.g., a URL referencing a d</w:delText>
        </w:r>
        <w:r w:rsidR="005B16BA" w:rsidRPr="00872010" w:rsidDel="00FE3A49">
          <w:rPr>
            <w:rFonts w:cs="Arial"/>
            <w:strike/>
            <w:rPrChange w:id="515" w:author="Name Required" w:date="2015-04-09T19:04:00Z">
              <w:rPr>
                <w:rFonts w:cs="Arial"/>
              </w:rPr>
            </w:rPrChange>
          </w:rPr>
          <w:delText>ata file in a Redis or other “No</w:delText>
        </w:r>
        <w:r w:rsidR="00BF06B8" w:rsidRPr="00872010" w:rsidDel="00FE3A49">
          <w:rPr>
            <w:rFonts w:cs="Arial"/>
            <w:strike/>
            <w:rPrChange w:id="516" w:author="Name Required" w:date="2015-04-09T19:04:00Z">
              <w:rPr>
                <w:rFonts w:cs="Arial"/>
              </w:rPr>
            </w:rPrChange>
          </w:rPr>
          <w:delText xml:space="preserve">SQL” database), </w:delText>
        </w:r>
        <w:r w:rsidRPr="00872010" w:rsidDel="00FE3A49">
          <w:rPr>
            <w:rFonts w:cs="Arial"/>
            <w:strike/>
            <w:rPrChange w:id="517" w:author="Name Required" w:date="2015-04-09T19:04:00Z">
              <w:rPr>
                <w:rFonts w:cs="Arial"/>
              </w:rPr>
            </w:rPrChange>
          </w:rPr>
          <w:delText xml:space="preserve">as well as detecting when IP addresses or domain names associated with a given set of CIDR blocks or top level domains are </w:delText>
        </w:r>
        <w:r w:rsidR="00C660D1" w:rsidRPr="00872010" w:rsidDel="00FE3A49">
          <w:rPr>
            <w:rFonts w:cs="Arial"/>
            <w:strike/>
            <w:rPrChange w:id="518" w:author="Name Required" w:date="2015-04-09T19:04:00Z">
              <w:rPr>
                <w:rFonts w:cs="Arial"/>
              </w:rPr>
            </w:rPrChange>
          </w:rPr>
          <w:delText>found in arbitrary text streams</w:delText>
        </w:r>
        <w:r w:rsidRPr="00872010" w:rsidDel="00FE3A49">
          <w:rPr>
            <w:rFonts w:cs="Arial"/>
            <w:strike/>
            <w:rPrChange w:id="519" w:author="Name Required" w:date="2015-04-09T19:04:00Z">
              <w:rPr>
                <w:rFonts w:cs="Arial"/>
              </w:rPr>
            </w:rPrChange>
          </w:rPr>
          <w:delText xml:space="preserve">. </w:delText>
        </w:r>
      </w:del>
    </w:p>
    <w:p w14:paraId="1300544F" w14:textId="2414F52E" w:rsidR="008E1711" w:rsidRPr="00872010" w:rsidDel="00FE3A49" w:rsidRDefault="008E1711" w:rsidP="00F716A4">
      <w:pPr>
        <w:widowControl/>
        <w:numPr>
          <w:ilvl w:val="0"/>
          <w:numId w:val="25"/>
        </w:numPr>
        <w:tabs>
          <w:tab w:val="left" w:pos="1080"/>
        </w:tabs>
        <w:adjustRightInd/>
        <w:spacing w:after="240" w:line="240" w:lineRule="auto"/>
        <w:jc w:val="left"/>
        <w:textAlignment w:val="auto"/>
        <w:rPr>
          <w:del w:id="520" w:author="Name Required" w:date="2015-04-09T19:32:00Z"/>
          <w:rFonts w:cs="Arial"/>
          <w:strike/>
          <w:rPrChange w:id="521" w:author="Name Required" w:date="2015-04-09T19:08:00Z">
            <w:rPr>
              <w:del w:id="522" w:author="Name Required" w:date="2015-04-09T19:32:00Z"/>
              <w:rFonts w:cs="Arial"/>
            </w:rPr>
          </w:rPrChange>
        </w:rPr>
      </w:pPr>
      <w:del w:id="523" w:author="Name Required" w:date="2015-04-09T19:32:00Z">
        <w:r w:rsidRPr="00872010" w:rsidDel="00FE3A49">
          <w:rPr>
            <w:rFonts w:cs="Arial"/>
            <w:strike/>
            <w:rPrChange w:id="524" w:author="Name Required" w:date="2015-04-09T19:08:00Z">
              <w:rPr>
                <w:rFonts w:cs="Arial"/>
              </w:rPr>
            </w:rPrChange>
          </w:rPr>
          <w:delText xml:space="preserve">The DIMS system must be able to keep track of multiple incidents, campaigns, sector-specific threat activity, or other ad-hoc groupings of security information as desired by DIMS users. For example, an analyst may wish to track ZeroAccess trojan activity, CryptoLocker extortion attempts, Zeus or Citadel ACH fraud attempts, etc., possibly over time periods measured in years. Each user may wish to label these associated sets with their own labels, or may want to use a system-wide naming scheme that conforms </w:delText>
        </w:r>
        <w:r w:rsidR="009C01EB" w:rsidRPr="00872010" w:rsidDel="00FE3A49">
          <w:rPr>
            <w:rFonts w:cs="Arial"/>
            <w:strike/>
            <w:rPrChange w:id="525" w:author="Name Required" w:date="2015-04-09T19:08:00Z">
              <w:rPr>
                <w:rFonts w:cs="Arial"/>
              </w:rPr>
            </w:rPrChange>
          </w:rPr>
          <w:delText>to</w:delText>
        </w:r>
        <w:r w:rsidRPr="00872010" w:rsidDel="00FE3A49">
          <w:rPr>
            <w:rFonts w:cs="Arial"/>
            <w:strike/>
            <w:rPrChange w:id="526" w:author="Name Required" w:date="2015-04-09T19:08:00Z">
              <w:rPr>
                <w:rFonts w:cs="Arial"/>
              </w:rPr>
            </w:rPrChange>
          </w:rPr>
          <w:delText xml:space="preserve"> an ontology that is more rigorously defined. These sets should be easily shared with other users.</w:delText>
        </w:r>
      </w:del>
    </w:p>
    <w:p w14:paraId="0D2D872C" w14:textId="20EA1317" w:rsidR="00693DBA" w:rsidRPr="00872010" w:rsidDel="00FE3A49" w:rsidRDefault="00693DBA" w:rsidP="00F716A4">
      <w:pPr>
        <w:widowControl/>
        <w:numPr>
          <w:ilvl w:val="0"/>
          <w:numId w:val="25"/>
        </w:numPr>
        <w:tabs>
          <w:tab w:val="left" w:pos="1080"/>
        </w:tabs>
        <w:adjustRightInd/>
        <w:spacing w:after="240" w:line="240" w:lineRule="auto"/>
        <w:jc w:val="left"/>
        <w:textAlignment w:val="auto"/>
        <w:rPr>
          <w:del w:id="527" w:author="Name Required" w:date="2015-04-09T19:32:00Z"/>
          <w:rFonts w:cs="Arial"/>
          <w:strike/>
          <w:rPrChange w:id="528" w:author="Name Required" w:date="2015-04-09T19:11:00Z">
            <w:rPr>
              <w:del w:id="529" w:author="Name Required" w:date="2015-04-09T19:32:00Z"/>
              <w:rFonts w:cs="Arial"/>
            </w:rPr>
          </w:rPrChange>
        </w:rPr>
      </w:pPr>
      <w:del w:id="530" w:author="Name Required" w:date="2015-04-09T19:32:00Z">
        <w:r w:rsidRPr="00872010" w:rsidDel="00FE3A49">
          <w:rPr>
            <w:rFonts w:cs="Arial"/>
            <w:strike/>
            <w:rPrChange w:id="531" w:author="Name Required" w:date="2015-04-09T19:11:00Z">
              <w:rPr>
                <w:rFonts w:cs="Arial"/>
              </w:rPr>
            </w:rPrChange>
          </w:rPr>
          <w:delText xml:space="preserve">The DIMS system should support knowledge acquisition by allowing the user to be told, on login and when they focus on a particular incident or campaign, what new information has been obtained from other users of the system (or the system itself through automated detection and reporting) since the last time the user was reviewing the incident or campaign. Collaboration works best when team members learn from each other, and the asynchronous nature of a multi-user system is such that </w:delText>
        </w:r>
        <w:r w:rsidR="00F92B83" w:rsidRPr="00872010" w:rsidDel="00FE3A49">
          <w:rPr>
            <w:rFonts w:cs="Arial"/>
            <w:strike/>
            <w:rPrChange w:id="532" w:author="Name Required" w:date="2015-04-09T19:11:00Z">
              <w:rPr>
                <w:rFonts w:cs="Arial"/>
              </w:rPr>
            </w:rPrChange>
          </w:rPr>
          <w:delText>determining the delta in knowledge since an earlier point in time is difficult to achieve. (This is related to the issue of tracking incoming information in email threads listed earlier.)</w:delText>
        </w:r>
      </w:del>
    </w:p>
    <w:p w14:paraId="45A0EE2D" w14:textId="462CDB19" w:rsidR="003A1087" w:rsidDel="00FE3A49" w:rsidRDefault="003A1087" w:rsidP="00F716A4">
      <w:pPr>
        <w:widowControl/>
        <w:numPr>
          <w:ilvl w:val="0"/>
          <w:numId w:val="25"/>
        </w:numPr>
        <w:tabs>
          <w:tab w:val="left" w:pos="1080"/>
        </w:tabs>
        <w:adjustRightInd/>
        <w:spacing w:after="240" w:line="240" w:lineRule="auto"/>
        <w:jc w:val="left"/>
        <w:textAlignment w:val="auto"/>
        <w:rPr>
          <w:del w:id="533" w:author="Name Required" w:date="2015-04-09T19:32:00Z"/>
          <w:rFonts w:cs="Arial"/>
        </w:rPr>
      </w:pPr>
      <w:del w:id="534" w:author="Name Required" w:date="2015-04-09T19:32:00Z">
        <w:r w:rsidRPr="00872010" w:rsidDel="00FE3A49">
          <w:rPr>
            <w:rFonts w:cs="Arial"/>
            <w:strike/>
            <w:rPrChange w:id="535" w:author="Name Required" w:date="2015-04-09T19:12:00Z">
              <w:rPr>
                <w:rFonts w:cs="Arial"/>
              </w:rPr>
            </w:rPrChange>
          </w:rPr>
          <w:delText xml:space="preserve">The DIMS system should summarize any/all aggregate data that any user is presented with sufficient context to quickly understand the data. This includes (but is not limited to): Start and end date and time; Total number of systems within the “friend” population, and how they break down across participants; Total number of systems </w:delText>
        </w:r>
        <w:r w:rsidR="000C51B8" w:rsidRPr="00872010" w:rsidDel="00FE3A49">
          <w:rPr>
            <w:rFonts w:cs="Arial"/>
            <w:strike/>
            <w:rPrChange w:id="536" w:author="Name Required" w:date="2015-04-09T19:12:00Z">
              <w:rPr>
                <w:rFonts w:cs="Arial"/>
              </w:rPr>
            </w:rPrChange>
          </w:rPr>
          <w:delText>outside of the “friend” population, and how they break down by country/AS/IP address(es); Total number of systems from the “not-friend” population that are known to be malicious (a.k.a., “foe”), broken down by country/AS/IP address(es). When the number of IP addresses exceeds a certain threshold, they are summarized in aggregate, with a</w:delText>
        </w:r>
        <w:r w:rsidR="000C51B8" w:rsidDel="00FE3A49">
          <w:rPr>
            <w:rFonts w:cs="Arial"/>
          </w:rPr>
          <w:delText xml:space="preserve"> </w:delText>
        </w:r>
        <w:r w:rsidR="000C51B8" w:rsidRPr="00872010" w:rsidDel="00FE3A49">
          <w:rPr>
            <w:rFonts w:cs="Arial"/>
            <w:strike/>
            <w:rPrChange w:id="537" w:author="Name Required" w:date="2015-04-09T19:14:00Z">
              <w:rPr>
                <w:rFonts w:cs="Arial"/>
              </w:rPr>
            </w:rPrChange>
          </w:rPr>
          <w:delText xml:space="preserve">mechanism to dig down if the user so chooses. Similarly, context about what quantity and quality of malicious activity that is known about the “foe” population should also be available for easy access (presented if short, or drill-down provided it too voluminous). This amount and level of detail provides an overall “situational awareness” or scoping of for large volumes of security event data. (The mechanism for such multi-level tabular reports is known as </w:delText>
        </w:r>
        <w:r w:rsidR="000C51B8" w:rsidRPr="00872010" w:rsidDel="00FE3A49">
          <w:rPr>
            <w:strike/>
            <w:rPrChange w:id="538" w:author="Name Required" w:date="2015-04-09T19:14:00Z">
              <w:rPr/>
            </w:rPrChange>
          </w:rPr>
          <w:delText>“break”</w:delText>
        </w:r>
        <w:r w:rsidR="000C51B8" w:rsidRPr="00872010" w:rsidDel="00FE3A49">
          <w:rPr>
            <w:rStyle w:val="FootnoteReference"/>
            <w:strike/>
            <w:rPrChange w:id="539" w:author="Name Required" w:date="2015-04-09T19:14:00Z">
              <w:rPr>
                <w:rStyle w:val="FootnoteReference"/>
              </w:rPr>
            </w:rPrChange>
          </w:rPr>
          <w:footnoteReference w:id="10"/>
        </w:r>
        <w:r w:rsidR="000C51B8" w:rsidRPr="00872010" w:rsidDel="00FE3A49">
          <w:rPr>
            <w:strike/>
            <w:rPrChange w:id="542" w:author="Name Required" w:date="2015-04-09T19:14:00Z">
              <w:rPr/>
            </w:rPrChange>
          </w:rPr>
          <w:delText xml:space="preserve"> or “step”</w:delText>
        </w:r>
        <w:r w:rsidR="000C51B8" w:rsidRPr="00872010" w:rsidDel="00FE3A49">
          <w:rPr>
            <w:rStyle w:val="FootnoteReference"/>
            <w:strike/>
            <w:rPrChange w:id="543" w:author="Name Required" w:date="2015-04-09T19:14:00Z">
              <w:rPr>
                <w:rStyle w:val="FootnoteReference"/>
              </w:rPr>
            </w:rPrChange>
          </w:rPr>
          <w:footnoteReference w:id="11"/>
        </w:r>
        <w:r w:rsidR="000C51B8" w:rsidRPr="00872010" w:rsidDel="00FE3A49">
          <w:rPr>
            <w:strike/>
            <w:rPrChange w:id="546" w:author="Name Required" w:date="2015-04-09T19:14:00Z">
              <w:rPr/>
            </w:rPrChange>
          </w:rPr>
          <w:delText xml:space="preserve"> reports).</w:delText>
        </w:r>
      </w:del>
    </w:p>
    <w:p w14:paraId="05BBC5D6" w14:textId="67F5138D" w:rsidR="00107897" w:rsidRPr="00872010" w:rsidDel="00FE3A49" w:rsidRDefault="00107897" w:rsidP="00F716A4">
      <w:pPr>
        <w:widowControl/>
        <w:numPr>
          <w:ilvl w:val="0"/>
          <w:numId w:val="25"/>
        </w:numPr>
        <w:tabs>
          <w:tab w:val="left" w:pos="1080"/>
        </w:tabs>
        <w:adjustRightInd/>
        <w:spacing w:after="240" w:line="240" w:lineRule="auto"/>
        <w:jc w:val="left"/>
        <w:textAlignment w:val="auto"/>
        <w:rPr>
          <w:del w:id="547" w:author="Name Required" w:date="2015-04-09T19:32:00Z"/>
          <w:rFonts w:cs="Arial"/>
          <w:strike/>
          <w:rPrChange w:id="548" w:author="Name Required" w:date="2015-04-09T19:17:00Z">
            <w:rPr>
              <w:del w:id="549" w:author="Name Required" w:date="2015-04-09T19:32:00Z"/>
              <w:rFonts w:cs="Arial"/>
            </w:rPr>
          </w:rPrChange>
        </w:rPr>
      </w:pPr>
      <w:del w:id="550" w:author="Name Required" w:date="2015-04-09T19:32:00Z">
        <w:r w:rsidRPr="00872010" w:rsidDel="00FE3A49">
          <w:rPr>
            <w:rFonts w:cs="Arial"/>
            <w:strike/>
            <w:rPrChange w:id="551" w:author="Name Required" w:date="2015-04-09T19:17:00Z">
              <w:rPr>
                <w:rFonts w:cs="Arial"/>
              </w:rPr>
            </w:rPrChange>
          </w:rPr>
          <w:delText xml:space="preserve">The DIMS server components must be provisioned, configured, and administered from a single central location and pushed to servers in an automated fashion. Manual configuration and patching of hosts </w:delText>
        </w:r>
        <w:r w:rsidR="00693DBA" w:rsidRPr="00872010" w:rsidDel="00FE3A49">
          <w:rPr>
            <w:rFonts w:cs="Arial"/>
            <w:strike/>
            <w:rPrChange w:id="552" w:author="Name Required" w:date="2015-04-09T19:17:00Z">
              <w:rPr>
                <w:rFonts w:cs="Arial"/>
              </w:rPr>
            </w:rPrChange>
          </w:rPr>
          <w:delText xml:space="preserve">takes too much expert system administration knowledge, </w:delText>
        </w:r>
        <w:r w:rsidRPr="00872010" w:rsidDel="00FE3A49">
          <w:rPr>
            <w:rFonts w:cs="Arial"/>
            <w:strike/>
            <w:rPrChange w:id="553" w:author="Name Required" w:date="2015-04-09T19:17:00Z">
              <w:rPr>
                <w:rFonts w:cs="Arial"/>
              </w:rPr>
            </w:rPrChange>
          </w:rPr>
          <w:delText>incurs too much system administration overhead</w:delText>
        </w:r>
        <w:r w:rsidR="00693DBA" w:rsidRPr="00872010" w:rsidDel="00FE3A49">
          <w:rPr>
            <w:rFonts w:cs="Arial"/>
            <w:strike/>
            <w:rPrChange w:id="554" w:author="Name Required" w:date="2015-04-09T19:17:00Z">
              <w:rPr>
                <w:rFonts w:cs="Arial"/>
              </w:rPr>
            </w:rPrChange>
          </w:rPr>
          <w:delText>,</w:delText>
        </w:r>
        <w:r w:rsidRPr="00872010" w:rsidDel="00FE3A49">
          <w:rPr>
            <w:rFonts w:cs="Arial"/>
            <w:strike/>
            <w:rPrChange w:id="555" w:author="Name Required" w:date="2015-04-09T19:17:00Z">
              <w:rPr>
                <w:rFonts w:cs="Arial"/>
              </w:rPr>
            </w:rPrChange>
          </w:rPr>
          <w:delText xml:space="preserve"> and takes too long to recover from outages or system upgrades. The DIMS team will be administering multiple instances of the DIMS system (for development, alpha testing, beta testing, a “production” PRISEM instance for in-field test and evaluation, and potentially 3-5 more instances at other regions (see the Stakeholders section). It will be impossible to manually manage that many deployments with current staffing levels.</w:delText>
        </w:r>
      </w:del>
    </w:p>
    <w:p w14:paraId="7FC2AC6B" w14:textId="003939DE" w:rsidR="00107897" w:rsidRPr="00872010" w:rsidDel="00FE3A49" w:rsidRDefault="00107897" w:rsidP="00F716A4">
      <w:pPr>
        <w:widowControl/>
        <w:numPr>
          <w:ilvl w:val="0"/>
          <w:numId w:val="25"/>
        </w:numPr>
        <w:tabs>
          <w:tab w:val="left" w:pos="1080"/>
        </w:tabs>
        <w:adjustRightInd/>
        <w:spacing w:after="240" w:line="240" w:lineRule="auto"/>
        <w:jc w:val="left"/>
        <w:textAlignment w:val="auto"/>
        <w:rPr>
          <w:del w:id="556" w:author="Name Required" w:date="2015-04-09T19:32:00Z"/>
          <w:rFonts w:cs="Arial"/>
          <w:strike/>
          <w:rPrChange w:id="557" w:author="Name Required" w:date="2015-04-09T19:17:00Z">
            <w:rPr>
              <w:del w:id="558" w:author="Name Required" w:date="2015-04-09T19:32:00Z"/>
              <w:rFonts w:cs="Arial"/>
            </w:rPr>
          </w:rPrChange>
        </w:rPr>
      </w:pPr>
      <w:del w:id="559" w:author="Name Required" w:date="2015-04-09T19:32:00Z">
        <w:r w:rsidRPr="00872010" w:rsidDel="00FE3A49">
          <w:rPr>
            <w:rFonts w:cs="Arial"/>
            <w:strike/>
            <w:rPrChange w:id="560" w:author="Name Required" w:date="2015-04-09T19:17:00Z">
              <w:rPr>
                <w:rFonts w:cs="Arial"/>
              </w:rPr>
            </w:rPrChange>
          </w:rPr>
          <w:delText xml:space="preserve">The systems running DIMS software must support continuous integration of code releases, updating </w:delText>
        </w:r>
        <w:r w:rsidR="00A5041E" w:rsidRPr="00872010" w:rsidDel="00FE3A49">
          <w:rPr>
            <w:rFonts w:cs="Arial"/>
            <w:strike/>
            <w:rPrChange w:id="561" w:author="Name Required" w:date="2015-04-09T19:17:00Z">
              <w:rPr>
                <w:rFonts w:cs="Arial"/>
              </w:rPr>
            </w:rPrChange>
          </w:rPr>
          <w:delText xml:space="preserve">runtime </w:delText>
        </w:r>
        <w:r w:rsidR="00693DBA" w:rsidRPr="00872010" w:rsidDel="00FE3A49">
          <w:rPr>
            <w:rFonts w:cs="Arial"/>
            <w:strike/>
            <w:rPrChange w:id="562" w:author="Name Required" w:date="2015-04-09T19:17:00Z">
              <w:rPr>
                <w:rFonts w:cs="Arial"/>
              </w:rPr>
            </w:rPrChange>
          </w:rPr>
          <w:delText>executables</w:delText>
        </w:r>
        <w:r w:rsidR="00A5041E" w:rsidRPr="00872010" w:rsidDel="00FE3A49">
          <w:rPr>
            <w:rFonts w:cs="Arial"/>
            <w:strike/>
            <w:rPrChange w:id="563" w:author="Name Required" w:date="2015-04-09T19:17:00Z">
              <w:rPr>
                <w:rFonts w:cs="Arial"/>
              </w:rPr>
            </w:rPrChange>
          </w:rPr>
          <w:delText>, stopping and starting service daemons, etc., in a controlled and repeatable manner. Runtime components must identify the source code release from which they were built in order to track bugs and features across multiple deployments with a regular release cycle measured in weeks (2-4 weeks is anticipated). The system will be built using an Agile coding methodology, responding to user feedback as quickly as possible to ensure maximum usability and scalability.</w:delText>
        </w:r>
      </w:del>
    </w:p>
    <w:p w14:paraId="46A6AB06" w14:textId="7F1E0D06" w:rsidR="000565BD" w:rsidRPr="000B04D2" w:rsidRDefault="000565BD" w:rsidP="00F716A4">
      <w:pPr>
        <w:pStyle w:val="Heading8"/>
        <w:numPr>
          <w:ilvl w:val="0"/>
          <w:numId w:val="24"/>
        </w:numPr>
        <w:tabs>
          <w:tab w:val="left" w:pos="450"/>
        </w:tabs>
        <w:spacing w:before="0" w:after="0" w:line="240" w:lineRule="auto"/>
        <w:rPr>
          <w:szCs w:val="20"/>
        </w:rPr>
      </w:pPr>
      <w:bookmarkStart w:id="564" w:name="_Ref257811300"/>
      <w:r w:rsidRPr="000565BD">
        <w:t xml:space="preserve">Mission </w:t>
      </w:r>
      <w:r>
        <w:t>Support</w:t>
      </w:r>
      <w:r w:rsidRPr="000565BD">
        <w:t xml:space="preserve"> Scenarios</w:t>
      </w:r>
      <w:bookmarkEnd w:id="564"/>
    </w:p>
    <w:p w14:paraId="50CB18A2" w14:textId="1385FE4E" w:rsidR="006C4BF8" w:rsidRPr="001F174C" w:rsidRDefault="006C4BF8" w:rsidP="00683768">
      <w:pPr>
        <w:pStyle w:val="conops-body"/>
      </w:pPr>
      <w:r>
        <w:t>The following general Mission Support Scenario</w:t>
      </w:r>
      <w:r w:rsidR="003E4119">
        <w:t>s</w:t>
      </w:r>
      <w:r>
        <w:t xml:space="preserve"> focuses on improving the efficiency of daily communications workflow processes.</w:t>
      </w:r>
    </w:p>
    <w:p w14:paraId="47EE29B8" w14:textId="59FC5C12" w:rsidR="00683768" w:rsidRPr="00683768" w:rsidRDefault="005B2E55" w:rsidP="00F716A4">
      <w:pPr>
        <w:widowControl/>
        <w:numPr>
          <w:ilvl w:val="2"/>
          <w:numId w:val="20"/>
        </w:numPr>
        <w:tabs>
          <w:tab w:val="left" w:pos="1080"/>
        </w:tabs>
        <w:adjustRightInd/>
        <w:spacing w:after="240" w:line="240" w:lineRule="auto"/>
        <w:jc w:val="left"/>
        <w:textAlignment w:val="auto"/>
        <w:rPr>
          <w:rFonts w:cs="Arial"/>
          <w:b/>
        </w:rPr>
      </w:pPr>
      <w:r>
        <w:rPr>
          <w:b/>
        </w:rPr>
        <w:t xml:space="preserve">Tracking </w:t>
      </w:r>
      <w:r w:rsidR="00683768" w:rsidRPr="00683768">
        <w:rPr>
          <w:b/>
        </w:rPr>
        <w:t>Status of Remediation Efforts</w:t>
      </w:r>
    </w:p>
    <w:p w14:paraId="0D49521F" w14:textId="3137AF98" w:rsidR="000E0E5B" w:rsidRDefault="00633872" w:rsidP="000E0E5B">
      <w:pPr>
        <w:pStyle w:val="conops-body"/>
      </w:pPr>
      <w:r>
        <w:t xml:space="preserve">A regular occurrence within the </w:t>
      </w:r>
      <w:r w:rsidR="0019276F">
        <w:t>O</w:t>
      </w:r>
      <w:r>
        <w:t>ps-</w:t>
      </w:r>
      <w:r w:rsidR="0019276F">
        <w:t>T</w:t>
      </w:r>
      <w:r>
        <w:t xml:space="preserve">rust community is someone reporting a large number of hosts or </w:t>
      </w:r>
      <w:r w:rsidR="00CF25E8">
        <w:t>network autonomous system (AS) numbers that have vulnerable, exploited, or infected computers. The Subject line usually reflects something about the data (e.g., “</w:t>
      </w:r>
      <w:r w:rsidR="00CF7703">
        <w:t>1.2M NTP amplifiers</w:t>
      </w:r>
      <w:r w:rsidR="00523CD5">
        <w:t xml:space="preserve"> identified</w:t>
      </w:r>
      <w:r w:rsidR="00CF7703">
        <w:t xml:space="preserve">”) </w:t>
      </w:r>
      <w:r w:rsidR="00CF25E8">
        <w:t xml:space="preserve">Members of the list will read these email messages, </w:t>
      </w:r>
      <w:r w:rsidR="00CF7703">
        <w:t xml:space="preserve">extract the list from the body of the message or attached files, process the list (often with a custom script), and </w:t>
      </w:r>
      <w:r w:rsidR="007B5C52">
        <w:t xml:space="preserve">do what they can to mitigate the threat within their own network. Some will respond to the email with something like “ACK for AS123, AS456, </w:t>
      </w:r>
      <w:r w:rsidR="00CF5374">
        <w:t xml:space="preserve">and </w:t>
      </w:r>
      <w:r w:rsidR="007B5C52">
        <w:t xml:space="preserve">AS678”. While these acknowledgement messages are </w:t>
      </w:r>
      <w:r w:rsidR="006D2BA2">
        <w:t xml:space="preserve">nice, nobody is responsible for tracking them, updating a list with status, etc. It is impossible </w:t>
      </w:r>
      <w:r w:rsidR="00680DB0">
        <w:t xml:space="preserve">for one </w:t>
      </w:r>
      <w:r w:rsidR="006D2BA2">
        <w:t xml:space="preserve">to know, without </w:t>
      </w:r>
      <w:r w:rsidR="00680DB0">
        <w:t xml:space="preserve">themselves </w:t>
      </w:r>
      <w:r w:rsidR="006D2BA2">
        <w:t xml:space="preserve">tracking the </w:t>
      </w:r>
      <w:r w:rsidR="00680DB0">
        <w:t xml:space="preserve">entire </w:t>
      </w:r>
      <w:r w:rsidR="006D2BA2">
        <w:t>t</w:t>
      </w:r>
      <w:r w:rsidR="00680DB0">
        <w:t>h</w:t>
      </w:r>
      <w:r w:rsidR="006D2BA2">
        <w:t>read and accumu</w:t>
      </w:r>
      <w:r w:rsidR="00680DB0">
        <w:t xml:space="preserve">lating the results from all </w:t>
      </w:r>
      <w:r w:rsidR="006D2BA2">
        <w:t xml:space="preserve">responses, what percentage of the original </w:t>
      </w:r>
      <w:r w:rsidR="00F4540E">
        <w:t xml:space="preserve">list of </w:t>
      </w:r>
      <w:r w:rsidR="006D2BA2">
        <w:t xml:space="preserve">1.2M </w:t>
      </w:r>
      <w:r w:rsidR="00F4540E">
        <w:t>items</w:t>
      </w:r>
      <w:r w:rsidR="006D2BA2">
        <w:t xml:space="preserve"> has been mitigated, which ones are left, etc.</w:t>
      </w:r>
      <w:r w:rsidR="00623029">
        <w:t xml:space="preserve"> Such lists are sometimes sent in the body of the message in what is known as a </w:t>
      </w:r>
      <w:r w:rsidR="00CF5374">
        <w:t>“Cymru</w:t>
      </w:r>
      <w:r w:rsidR="00623029">
        <w:t>fied list” (columns of IP addresses, AS numbers, etc, separated by vertical bar “|” characters</w:t>
      </w:r>
      <w:r w:rsidR="00CB1C1A">
        <w:t>, made popular by Team Cymru</w:t>
      </w:r>
      <w:r w:rsidR="000E0E5B">
        <w:t>.</w:t>
      </w:r>
      <w:r w:rsidR="00CB1C1A">
        <w:rPr>
          <w:rStyle w:val="FootnoteReference"/>
        </w:rPr>
        <w:footnoteReference w:id="12"/>
      </w:r>
      <w:r w:rsidR="000E0E5B">
        <w:t xml:space="preserve"> See </w:t>
      </w:r>
      <w:r w:rsidR="000E0E5B">
        <w:fldChar w:fldCharType="begin"/>
      </w:r>
      <w:r w:rsidR="000E0E5B">
        <w:instrText xml:space="preserve"> REF _Ref257382317 \h </w:instrText>
      </w:r>
      <w:r w:rsidR="000E0E5B">
        <w:fldChar w:fldCharType="separate"/>
      </w:r>
      <w:r w:rsidR="00913185">
        <w:t xml:space="preserve">Figure </w:t>
      </w:r>
      <w:r w:rsidR="00913185">
        <w:rPr>
          <w:noProof/>
        </w:rPr>
        <w:t>12</w:t>
      </w:r>
      <w:r w:rsidR="000E0E5B">
        <w:fldChar w:fldCharType="end"/>
      </w:r>
      <w:r w:rsidR="00623029">
        <w:t>). Sometimes they are Excel spreadsheets attached to the message, or Comma Separated Value (CSV) files. Sometimes people just put a CIDR block in the Subject line of a message. The method is ad-hoc, random, and often requires writing custom scripts to process and extract just the da</w:t>
      </w:r>
      <w:r w:rsidR="008B14BD">
        <w:t>ta relevant to one’s own network.</w:t>
      </w:r>
      <w:r w:rsidR="00A90824">
        <w:t xml:space="preserve"> It is not uncommon to receive a </w:t>
      </w:r>
      <w:r w:rsidR="00CF5374">
        <w:t>“Cymrufied list”</w:t>
      </w:r>
      <w:r w:rsidR="00A90824">
        <w:t xml:space="preserve"> that is placed in a </w:t>
      </w:r>
      <w:r w:rsidR="00CF5374">
        <w:t xml:space="preserve">GZIP compressed </w:t>
      </w:r>
      <w:r w:rsidR="00A90824">
        <w:t xml:space="preserve">Unix/Linux </w:t>
      </w:r>
      <w:r w:rsidR="00A90824" w:rsidRPr="000E0E5B">
        <w:rPr>
          <w:rFonts w:ascii="Courier" w:hAnsi="Courier"/>
        </w:rPr>
        <w:t>tar</w:t>
      </w:r>
      <w:r w:rsidR="00A90824">
        <w:t xml:space="preserve"> archive file, which is then attached to an email message (necessitating extraction, unpacking the archive, processing the included file with a script, then deleting the </w:t>
      </w:r>
      <w:r w:rsidR="00A90824" w:rsidRPr="000E0E5B">
        <w:rPr>
          <w:rFonts w:ascii="Courier" w:hAnsi="Courier"/>
        </w:rPr>
        <w:t>.tar.gz</w:t>
      </w:r>
      <w:r w:rsidR="00A90824">
        <w:t xml:space="preserve"> file, all </w:t>
      </w:r>
      <w:r w:rsidR="00A90824" w:rsidRPr="000E0E5B">
        <w:rPr>
          <w:i/>
        </w:rPr>
        <w:t>manually</w:t>
      </w:r>
      <w:r w:rsidR="00A90824">
        <w:t>.)</w:t>
      </w:r>
      <w:r w:rsidR="000E0E5B" w:rsidRPr="000E0E5B">
        <w:t xml:space="preserve"> </w:t>
      </w:r>
    </w:p>
    <w:p w14:paraId="03F91DE1" w14:textId="4C5BCA8C" w:rsidR="000E0E5B" w:rsidRPr="00974235" w:rsidRDefault="000E0E5B" w:rsidP="000E0E5B">
      <w:pPr>
        <w:pStyle w:val="conops-body"/>
      </w:pPr>
      <w:r>
        <w:t>The DIMS system will automate this process by supporting the automatic recognition and processing of structured data files either uploaded into the system, attached to email messages, or sent over TAXII or an AMQP message bus. These structured files can then be processed and the context used to track activity (i.e., is this the initial report, an acknowledgement that certain items have been mitigated, etc.) This also allows tracking of the status of mitigation, statistics over time, etc.</w:t>
      </w:r>
    </w:p>
    <w:p w14:paraId="580D5DD5" w14:textId="599972E9" w:rsidR="00CF5374" w:rsidRDefault="00CF5374" w:rsidP="00AD4E99">
      <w:pPr>
        <w:pStyle w:val="conops-body"/>
        <w:keepNext/>
        <w:jc w:val="center"/>
      </w:pPr>
      <w:r>
        <w:rPr>
          <w:noProof/>
        </w:rPr>
        <w:drawing>
          <wp:inline distT="0" distB="0" distL="0" distR="0" wp14:anchorId="1BCDA820" wp14:editId="2D2C7BF0">
            <wp:extent cx="3753270" cy="4368389"/>
            <wp:effectExtent l="25400" t="25400" r="317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mrufied-list-example.png"/>
                    <pic:cNvPicPr/>
                  </pic:nvPicPr>
                  <pic:blipFill>
                    <a:blip r:embed="rId25">
                      <a:extLst>
                        <a:ext uri="{28A0092B-C50C-407E-A947-70E740481C1C}">
                          <a14:useLocalDpi xmlns:a14="http://schemas.microsoft.com/office/drawing/2010/main" val="0"/>
                        </a:ext>
                      </a:extLst>
                    </a:blip>
                    <a:stretch>
                      <a:fillRect/>
                    </a:stretch>
                  </pic:blipFill>
                  <pic:spPr>
                    <a:xfrm>
                      <a:off x="0" y="0"/>
                      <a:ext cx="3754014" cy="4369256"/>
                    </a:xfrm>
                    <a:prstGeom prst="rect">
                      <a:avLst/>
                    </a:prstGeom>
                    <a:ln>
                      <a:solidFill>
                        <a:schemeClr val="tx1"/>
                      </a:solidFill>
                    </a:ln>
                  </pic:spPr>
                </pic:pic>
              </a:graphicData>
            </a:graphic>
          </wp:inline>
        </w:drawing>
      </w:r>
    </w:p>
    <w:p w14:paraId="6BBD3137" w14:textId="3562B0C0" w:rsidR="00CF5374" w:rsidRDefault="00CF5374" w:rsidP="000A27FD">
      <w:pPr>
        <w:pStyle w:val="Caption"/>
        <w:spacing w:after="120" w:line="240" w:lineRule="auto"/>
      </w:pPr>
      <w:bookmarkStart w:id="567" w:name="_Ref257382317"/>
      <w:bookmarkStart w:id="568" w:name="_Toc257840230"/>
      <w:r>
        <w:t xml:space="preserve">Figure </w:t>
      </w:r>
      <w:fldSimple w:instr=" SEQ Figure \* ARABIC ">
        <w:r w:rsidR="00913185">
          <w:rPr>
            <w:noProof/>
          </w:rPr>
          <w:t>12</w:t>
        </w:r>
      </w:fldSimple>
      <w:bookmarkEnd w:id="567"/>
      <w:r>
        <w:t xml:space="preserve"> - "Cymrufied list" Example</w:t>
      </w:r>
      <w:bookmarkEnd w:id="568"/>
    </w:p>
    <w:p w14:paraId="6CD10262" w14:textId="3901C238" w:rsidR="003E4119" w:rsidRPr="003827A0" w:rsidRDefault="003827A0" w:rsidP="00F716A4">
      <w:pPr>
        <w:widowControl/>
        <w:numPr>
          <w:ilvl w:val="2"/>
          <w:numId w:val="21"/>
        </w:numPr>
        <w:tabs>
          <w:tab w:val="left" w:pos="1080"/>
        </w:tabs>
        <w:adjustRightInd/>
        <w:spacing w:after="240" w:line="240" w:lineRule="auto"/>
        <w:jc w:val="left"/>
        <w:textAlignment w:val="auto"/>
        <w:rPr>
          <w:rFonts w:cs="Arial"/>
          <w:b/>
        </w:rPr>
      </w:pPr>
      <w:r w:rsidRPr="003827A0">
        <w:rPr>
          <w:b/>
        </w:rPr>
        <w:t xml:space="preserve">Situational Awareness </w:t>
      </w:r>
      <w:r w:rsidR="005B2E55">
        <w:rPr>
          <w:b/>
        </w:rPr>
        <w:t>Through</w:t>
      </w:r>
      <w:r w:rsidRPr="003827A0">
        <w:rPr>
          <w:b/>
        </w:rPr>
        <w:t xml:space="preserve"> </w:t>
      </w:r>
      <w:r w:rsidR="005B2E55">
        <w:rPr>
          <w:b/>
        </w:rPr>
        <w:t>“</w:t>
      </w:r>
      <w:r w:rsidRPr="003827A0">
        <w:rPr>
          <w:b/>
        </w:rPr>
        <w:t>Identifying Friend or Foe</w:t>
      </w:r>
      <w:r w:rsidR="005B2E55">
        <w:rPr>
          <w:b/>
        </w:rPr>
        <w:t>”</w:t>
      </w:r>
    </w:p>
    <w:p w14:paraId="41A25AC5" w14:textId="11C85113" w:rsidR="004C44E6" w:rsidRDefault="00BA24E5" w:rsidP="00AD4E99">
      <w:pPr>
        <w:pStyle w:val="conops-body"/>
      </w:pPr>
      <w:r>
        <w:t xml:space="preserve">When trying to analyze events and alerts in a haystack of data, one method of extracting meaning from the data is to organize it according to facts that are known about the entities that are identified in the haystack of data. A first order of meaning can be derived from taking the end points of connections and categorizing them according to which sets they belong to: known to be a PRISEM participant (a.k.a., “friend”), or known to </w:t>
      </w:r>
      <w:r w:rsidRPr="00943C65">
        <w:rPr>
          <w:i/>
        </w:rPr>
        <w:t>not</w:t>
      </w:r>
      <w:r>
        <w:t xml:space="preserve"> be a PRISEM participant.</w:t>
      </w:r>
    </w:p>
    <w:p w14:paraId="4F8E088E" w14:textId="1384B051" w:rsidR="004C44E6" w:rsidRDefault="004C44E6" w:rsidP="004C44E6">
      <w:pPr>
        <w:pStyle w:val="conops-body"/>
      </w:pPr>
      <w:r>
        <w:fldChar w:fldCharType="begin"/>
      </w:r>
      <w:r>
        <w:instrText xml:space="preserve"> REF _Ref257131455 \h </w:instrText>
      </w:r>
      <w:r>
        <w:fldChar w:fldCharType="separate"/>
      </w:r>
      <w:r w:rsidR="00913185">
        <w:t xml:space="preserve">Figure </w:t>
      </w:r>
      <w:r w:rsidR="00913185">
        <w:rPr>
          <w:noProof/>
        </w:rPr>
        <w:t>13</w:t>
      </w:r>
      <w:r>
        <w:fldChar w:fldCharType="end"/>
      </w:r>
      <w:r w:rsidR="005B2E55">
        <w:t xml:space="preserve"> illustrates how organizational top-</w:t>
      </w:r>
      <w:r>
        <w:t xml:space="preserve">level domains and/or CIDR blocks for a subset of PRISEM participants are mapped to their Site ID strings and chosen anonymization strings (i.e., the label that participant would like to use to mask their internal IP addresses and host names in reports that are shared outside the trust group.) When events are logged, and those logs are ingested into the PRISEM system, they are processed so as to associate them with the site from which they came. Once in the historic log archives, an analyst may search for a specific observable (e.g., “show me all connections to/from a specific suspect IP address.”) </w:t>
      </w:r>
    </w:p>
    <w:p w14:paraId="16EB0D79" w14:textId="5E1B999B" w:rsidR="004C44E6" w:rsidRDefault="004C44E6">
      <w:pPr>
        <w:pStyle w:val="BodyText"/>
        <w:keepNext/>
        <w:jc w:val="center"/>
      </w:pPr>
      <w:r>
        <w:rPr>
          <w:noProof/>
        </w:rPr>
        <w:drawing>
          <wp:inline distT="0" distB="0" distL="0" distR="0" wp14:anchorId="4681C28D" wp14:editId="7D090541">
            <wp:extent cx="4496060" cy="304108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id-mapping.png"/>
                    <pic:cNvPicPr/>
                  </pic:nvPicPr>
                  <pic:blipFill>
                    <a:blip r:embed="rId26">
                      <a:extLst>
                        <a:ext uri="{28A0092B-C50C-407E-A947-70E740481C1C}">
                          <a14:useLocalDpi xmlns:a14="http://schemas.microsoft.com/office/drawing/2010/main" val="0"/>
                        </a:ext>
                      </a:extLst>
                    </a:blip>
                    <a:stretch>
                      <a:fillRect/>
                    </a:stretch>
                  </pic:blipFill>
                  <pic:spPr>
                    <a:xfrm>
                      <a:off x="0" y="0"/>
                      <a:ext cx="4498111" cy="3042472"/>
                    </a:xfrm>
                    <a:prstGeom prst="rect">
                      <a:avLst/>
                    </a:prstGeom>
                  </pic:spPr>
                </pic:pic>
              </a:graphicData>
            </a:graphic>
          </wp:inline>
        </w:drawing>
      </w:r>
    </w:p>
    <w:p w14:paraId="5270A549" w14:textId="0A413DC1" w:rsidR="004C44E6" w:rsidRPr="00C869CC" w:rsidRDefault="004C44E6">
      <w:pPr>
        <w:pStyle w:val="BodyText"/>
        <w:keepNext/>
        <w:jc w:val="center"/>
        <w:pPrChange w:id="569" w:author="Name Required" w:date="2015-03-22T19:13:00Z">
          <w:pPr>
            <w:pStyle w:val="Caption"/>
            <w:spacing w:after="120" w:line="240" w:lineRule="auto"/>
          </w:pPr>
        </w:pPrChange>
      </w:pPr>
      <w:bookmarkStart w:id="570" w:name="_Ref257131455"/>
      <w:bookmarkStart w:id="571" w:name="_Toc257840231"/>
      <w:r>
        <w:t xml:space="preserve">Figure </w:t>
      </w:r>
      <w:fldSimple w:instr=" SEQ Figure \* ARABIC ">
        <w:r w:rsidR="00913185">
          <w:rPr>
            <w:noProof/>
          </w:rPr>
          <w:t>13</w:t>
        </w:r>
      </w:fldSimple>
      <w:bookmarkEnd w:id="570"/>
      <w:r>
        <w:t xml:space="preserve"> – Partial Participant ID Mapping</w:t>
      </w:r>
      <w:bookmarkEnd w:id="571"/>
    </w:p>
    <w:p w14:paraId="48997343" w14:textId="4B7DC87B" w:rsidR="004C44E6" w:rsidRDefault="004C44E6" w:rsidP="00C841DC">
      <w:pPr>
        <w:pStyle w:val="conops-body"/>
      </w:pPr>
      <w:r>
        <w:t xml:space="preserve">Using this mapping of domains and CIDR blocks to participants, it is possible to identify all records in search results that are associated with any of the PRISEM participants, count how many discrete hosts within each participant site were found, and produce cross-organizational correlation statistics that describe the percentage breakdown of all identified records in the search results. An example of what this process produces can be seen in </w:t>
      </w:r>
      <w:r w:rsidR="00C841DC">
        <w:fldChar w:fldCharType="begin"/>
      </w:r>
      <w:r w:rsidR="00C841DC">
        <w:instrText xml:space="preserve"> REF _Ref257131878 \h </w:instrText>
      </w:r>
      <w:r w:rsidR="00C841DC">
        <w:fldChar w:fldCharType="separate"/>
      </w:r>
      <w:r w:rsidR="00913185">
        <w:t xml:space="preserve">Figure </w:t>
      </w:r>
      <w:r w:rsidR="00913185">
        <w:rPr>
          <w:noProof/>
        </w:rPr>
        <w:t>14</w:t>
      </w:r>
      <w:r w:rsidR="00C841DC">
        <w:fldChar w:fldCharType="end"/>
      </w:r>
      <w:r>
        <w:t>.</w:t>
      </w:r>
      <w:r w:rsidR="00C841DC">
        <w:t xml:space="preserve"> In this example</w:t>
      </w:r>
      <w:r>
        <w:t xml:space="preserve">, hosts from seven different PRISEM sites were found, with the </w:t>
      </w:r>
      <w:r w:rsidR="00795E0E">
        <w:t xml:space="preserve">three </w:t>
      </w:r>
      <w:r>
        <w:t>most frequent results being in Seattle Childrens Hospital (70.65%), Kitsap County (26.61%), and Port of Olympia (1.38%).</w:t>
      </w:r>
    </w:p>
    <w:p w14:paraId="7939515D" w14:textId="08D75D18" w:rsidR="004C44E6" w:rsidRDefault="004C44E6" w:rsidP="004C44E6">
      <w:pPr>
        <w:pStyle w:val="conops-body"/>
      </w:pPr>
      <w:r>
        <w:t>Making on</w:t>
      </w:r>
      <w:r w:rsidR="00C841DC">
        <w:t>ly one pass over a set of data only</w:t>
      </w:r>
      <w:r>
        <w:t xml:space="preserve"> allows us to extract IP address and domain names known to be in the map, or </w:t>
      </w:r>
      <w:r w:rsidR="00C841DC">
        <w:t>not in the map,</w:t>
      </w:r>
      <w:r>
        <w:t xml:space="preserve"> deriv</w:t>
      </w:r>
      <w:r w:rsidR="00C841DC">
        <w:t>ing</w:t>
      </w:r>
      <w:r>
        <w:t xml:space="preserve"> two non-intersecting sets of </w:t>
      </w:r>
      <w:r w:rsidR="00C841DC">
        <w:t xml:space="preserve">entities that are either </w:t>
      </w:r>
      <w:r>
        <w:t xml:space="preserve">“matching” and “not matching”. </w:t>
      </w:r>
      <w:r w:rsidR="00C841DC">
        <w:t xml:space="preserve">This is depicted graphically with the Venn diagram in </w:t>
      </w:r>
      <w:r w:rsidR="00C841DC">
        <w:fldChar w:fldCharType="begin"/>
      </w:r>
      <w:r w:rsidR="00C841DC">
        <w:instrText xml:space="preserve"> REF _Ref257730972 \h </w:instrText>
      </w:r>
      <w:r w:rsidR="00C841DC">
        <w:fldChar w:fldCharType="separate"/>
      </w:r>
      <w:r w:rsidR="00913185">
        <w:t xml:space="preserve">Figure </w:t>
      </w:r>
      <w:r w:rsidR="00913185">
        <w:rPr>
          <w:noProof/>
        </w:rPr>
        <w:t>15</w:t>
      </w:r>
      <w:r w:rsidR="00C841DC">
        <w:fldChar w:fldCharType="end"/>
      </w:r>
      <w:r w:rsidR="00C841DC">
        <w:t xml:space="preserve">. </w:t>
      </w:r>
      <w:r>
        <w:t xml:space="preserve">Without any other information or context about the “not matching” entities that were identified, there is not much that can be deduced about those entities, other than they were involved in connections associated with whatever the analyst was searching for. </w:t>
      </w:r>
      <w:r w:rsidR="00C841DC">
        <w:t xml:space="preserve">We can define the results of this pass as identifying “friend” (because we are using a mapping of what constitutes “friend” sites). This is, in fact, how the output of the Cross Correlation service is tagged in </w:t>
      </w:r>
      <w:r w:rsidR="00C841DC">
        <w:fldChar w:fldCharType="begin"/>
      </w:r>
      <w:r w:rsidR="00C841DC">
        <w:instrText xml:space="preserve"> REF _Ref257131878 \h </w:instrText>
      </w:r>
      <w:r w:rsidR="00C841DC">
        <w:fldChar w:fldCharType="separate"/>
      </w:r>
      <w:r w:rsidR="00913185">
        <w:t xml:space="preserve">Figure </w:t>
      </w:r>
      <w:r w:rsidR="00913185">
        <w:rPr>
          <w:noProof/>
        </w:rPr>
        <w:t>14</w:t>
      </w:r>
      <w:r w:rsidR="00C841DC">
        <w:fldChar w:fldCharType="end"/>
      </w:r>
      <w:r w:rsidR="00C841DC">
        <w:t>.</w:t>
      </w:r>
    </w:p>
    <w:p w14:paraId="76F64EF7" w14:textId="73A27BCE" w:rsidR="0031370E" w:rsidRDefault="0031370E" w:rsidP="0031370E">
      <w:pPr>
        <w:pStyle w:val="conops-body"/>
      </w:pPr>
      <w:r>
        <w:t xml:space="preserve">Now that we have the list of entities that are not our “friends”, we can make a second pass and add context that will be useful in helping make decisions. Rather than just “known” and “not known,” we can determine, based on information provided by selected authorities to have a certain level of probability of being involved in malicious behavior, that an end point of communication is believed to be hostile (a.k.a., “foe”). The Collective Intelligence Framework accumulates reputation data from sources that the security community deems to be trustworthy in determining which are malicious. If an IP address or domain name occurs in a CIF feed of 65% confidence, then we can assume with 65% confidence that any connections from a PRISEM participant are highly suspicious indicators of malicious activity. If that IP address is not known to </w:t>
      </w:r>
      <w:r w:rsidRPr="00943C65">
        <w:rPr>
          <w:i/>
        </w:rPr>
        <w:t>any sources that feed CIF</w:t>
      </w:r>
      <w:r>
        <w:t>, it may or may not be malicious. It could be associated with an “advanced persistent threat” actor who performs targeted attacks and evades the security industry’s sandboxes. Or it could be a totally innocent new social network site related to an animal rescue organization. The context and search criteria used by the analyst to get the data being processed holds some clues as to whether the connections are innocent or malicious, and adding context regarding reputation from the security industry and researchers assists even more in making a determination of “innocent” or “malicious” activity.</w:t>
      </w:r>
    </w:p>
    <w:p w14:paraId="6C23B447" w14:textId="6362C067" w:rsidR="004C44E6" w:rsidRDefault="004C44E6" w:rsidP="004C44E6">
      <w:pPr>
        <w:pStyle w:val="BodyText"/>
        <w:keepNext/>
        <w:jc w:val="center"/>
      </w:pPr>
      <w:r w:rsidRPr="00292F33">
        <w:rPr>
          <w:noProof/>
        </w:rPr>
        <w:drawing>
          <wp:inline distT="0" distB="0" distL="0" distR="0" wp14:anchorId="64B67C59" wp14:editId="268B3253">
            <wp:extent cx="3081556" cy="3670256"/>
            <wp:effectExtent l="25400" t="25400" r="17780" b="13335"/>
            <wp:docPr id="89091" name="Picture 2" descr="example-crosscor-iff-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 name="Picture 2" descr="example-crosscor-iff-friend.png"/>
                    <pic:cNvPicPr>
                      <a:picLocks noChangeAspect="1"/>
                    </pic:cNvPicPr>
                  </pic:nvPicPr>
                  <pic:blipFill>
                    <a:blip r:embed="rId27"/>
                    <a:srcRect/>
                    <a:stretch>
                      <a:fillRect/>
                    </a:stretch>
                  </pic:blipFill>
                  <pic:spPr bwMode="auto">
                    <a:xfrm>
                      <a:off x="0" y="0"/>
                      <a:ext cx="3081840" cy="3670594"/>
                    </a:xfrm>
                    <a:prstGeom prst="rect">
                      <a:avLst/>
                    </a:prstGeom>
                    <a:noFill/>
                    <a:ln w="9525">
                      <a:solidFill>
                        <a:schemeClr val="tx1"/>
                      </a:solidFill>
                      <a:miter lim="800000"/>
                      <a:headEnd/>
                      <a:tailEnd/>
                    </a:ln>
                  </pic:spPr>
                </pic:pic>
              </a:graphicData>
            </a:graphic>
          </wp:inline>
        </w:drawing>
      </w:r>
    </w:p>
    <w:p w14:paraId="30C80047" w14:textId="646CE253" w:rsidR="004C44E6" w:rsidRDefault="004C44E6" w:rsidP="000A27FD">
      <w:pPr>
        <w:pStyle w:val="Caption"/>
        <w:spacing w:after="120" w:line="240" w:lineRule="auto"/>
      </w:pPr>
      <w:bookmarkStart w:id="572" w:name="_Ref257131878"/>
      <w:bookmarkStart w:id="573" w:name="_Toc257840232"/>
      <w:r>
        <w:t xml:space="preserve">Figure </w:t>
      </w:r>
      <w:fldSimple w:instr=" SEQ Figure \* ARABIC ">
        <w:r w:rsidR="00913185">
          <w:rPr>
            <w:noProof/>
          </w:rPr>
          <w:t>14</w:t>
        </w:r>
      </w:fldSimple>
      <w:bookmarkEnd w:id="572"/>
      <w:r>
        <w:t xml:space="preserve"> - Cross-organizational Correlation of Query Results (Redacted)</w:t>
      </w:r>
      <w:bookmarkEnd w:id="573"/>
    </w:p>
    <w:p w14:paraId="3DE33E5C" w14:textId="77777777" w:rsidR="004C44E6" w:rsidRDefault="004C44E6" w:rsidP="004C44E6">
      <w:pPr>
        <w:pStyle w:val="conops-body"/>
      </w:pPr>
    </w:p>
    <w:p w14:paraId="1947A628" w14:textId="3739169E" w:rsidR="00BA24E5" w:rsidDel="00BA1DA2" w:rsidRDefault="00BA24E5" w:rsidP="00AD4E99">
      <w:pPr>
        <w:pStyle w:val="BodyText"/>
        <w:keepNext/>
        <w:jc w:val="center"/>
        <w:rPr>
          <w:del w:id="574" w:author="Name Required" w:date="2015-03-22T19:22:00Z"/>
        </w:rPr>
      </w:pPr>
      <w:del w:id="575" w:author="Name Required" w:date="2015-03-22T19:22:00Z">
        <w:r w:rsidDel="00BA1DA2">
          <w:rPr>
            <w:noProof/>
          </w:rPr>
          <w:drawing>
            <wp:inline distT="0" distB="0" distL="0" distR="0" wp14:anchorId="6CAA48B0" wp14:editId="2AD0346A">
              <wp:extent cx="3291050" cy="1866452"/>
              <wp:effectExtent l="25400" t="25400" r="3683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matching-notmatching.png"/>
                      <pic:cNvPicPr/>
                    </pic:nvPicPr>
                    <pic:blipFill>
                      <a:blip r:embed="rId28">
                        <a:extLst>
                          <a:ext uri="{28A0092B-C50C-407E-A947-70E740481C1C}">
                            <a14:useLocalDpi xmlns:a14="http://schemas.microsoft.com/office/drawing/2010/main" val="0"/>
                          </a:ext>
                        </a:extLst>
                      </a:blip>
                      <a:stretch>
                        <a:fillRect/>
                      </a:stretch>
                    </pic:blipFill>
                    <pic:spPr>
                      <a:xfrm>
                        <a:off x="0" y="0"/>
                        <a:ext cx="3291963" cy="1866970"/>
                      </a:xfrm>
                      <a:prstGeom prst="rect">
                        <a:avLst/>
                      </a:prstGeom>
                      <a:ln>
                        <a:solidFill>
                          <a:schemeClr val="tx1"/>
                        </a:solidFill>
                      </a:ln>
                    </pic:spPr>
                  </pic:pic>
                </a:graphicData>
              </a:graphic>
            </wp:inline>
          </w:drawing>
        </w:r>
      </w:del>
    </w:p>
    <w:p w14:paraId="6CBE1549" w14:textId="6C31E2A9" w:rsidR="00BA24E5" w:rsidDel="00BA1DA2" w:rsidRDefault="00BA24E5" w:rsidP="000A27FD">
      <w:pPr>
        <w:pStyle w:val="Caption"/>
        <w:spacing w:after="120" w:line="240" w:lineRule="auto"/>
        <w:rPr>
          <w:del w:id="576" w:author="Name Required" w:date="2015-03-22T19:22:00Z"/>
        </w:rPr>
      </w:pPr>
      <w:bookmarkStart w:id="577" w:name="_Ref257730972"/>
      <w:bookmarkStart w:id="578" w:name="_Toc257840233"/>
      <w:del w:id="579" w:author="Name Required" w:date="2015-03-22T19:22:00Z">
        <w:r w:rsidDel="00BA1DA2">
          <w:delText xml:space="preserve">Figure </w:delText>
        </w:r>
        <w:r w:rsidR="000D7712" w:rsidDel="00BA1DA2">
          <w:fldChar w:fldCharType="begin"/>
        </w:r>
        <w:r w:rsidR="000D7712" w:rsidDel="00BA1DA2">
          <w:delInstrText xml:space="preserve"> SEQ Figure \* ARABIC </w:delInstrText>
        </w:r>
        <w:r w:rsidR="000D7712" w:rsidDel="00BA1DA2">
          <w:fldChar w:fldCharType="separate"/>
        </w:r>
        <w:r w:rsidR="00913185" w:rsidDel="00BA1DA2">
          <w:rPr>
            <w:noProof/>
          </w:rPr>
          <w:delText>15</w:delText>
        </w:r>
        <w:r w:rsidR="000D7712" w:rsidDel="00BA1DA2">
          <w:rPr>
            <w:noProof/>
          </w:rPr>
          <w:fldChar w:fldCharType="end"/>
        </w:r>
        <w:bookmarkEnd w:id="577"/>
        <w:r w:rsidDel="00BA1DA2">
          <w:delText xml:space="preserve"> - Simple Identification of End Points of Connections</w:delText>
        </w:r>
        <w:bookmarkEnd w:id="578"/>
      </w:del>
    </w:p>
    <w:p w14:paraId="534379AB" w14:textId="31869460" w:rsidR="00BA24E5" w:rsidDel="00783610" w:rsidRDefault="00BA24E5" w:rsidP="004C44E6">
      <w:pPr>
        <w:pStyle w:val="conops-body"/>
        <w:rPr>
          <w:del w:id="580" w:author="Name Required" w:date="2015-03-22T19:28:00Z"/>
        </w:rPr>
      </w:pPr>
      <w:del w:id="581" w:author="Name Required" w:date="2015-03-22T19:28:00Z">
        <w:r w:rsidDel="00783610">
          <w:fldChar w:fldCharType="begin"/>
        </w:r>
        <w:r w:rsidDel="00783610">
          <w:delInstrText xml:space="preserve"> REF _Ref257134069 \h </w:delInstrText>
        </w:r>
        <w:r w:rsidDel="00783610">
          <w:fldChar w:fldCharType="separate"/>
        </w:r>
        <w:r w:rsidR="00913185" w:rsidDel="00783610">
          <w:delText xml:space="preserve">Figure </w:delText>
        </w:r>
        <w:r w:rsidR="00913185" w:rsidDel="00783610">
          <w:rPr>
            <w:noProof/>
          </w:rPr>
          <w:delText>16</w:delText>
        </w:r>
        <w:r w:rsidDel="00783610">
          <w:fldChar w:fldCharType="end"/>
        </w:r>
        <w:r w:rsidR="00C841DC" w:rsidDel="00783610">
          <w:delText xml:space="preserve"> illustrates</w:delText>
        </w:r>
        <w:r w:rsidDel="00783610">
          <w:delText xml:space="preserve"> how this second pass works. </w:delText>
        </w:r>
        <w:r w:rsidR="00C841DC" w:rsidDel="00783610">
          <w:delText>S</w:delText>
        </w:r>
        <w:r w:rsidDel="00783610">
          <w:delText>tart</w:delText>
        </w:r>
        <w:r w:rsidR="00C841DC" w:rsidDel="00783610">
          <w:delText>ing</w:delText>
        </w:r>
        <w:r w:rsidDel="00783610">
          <w:delText xml:space="preserve"> by identifying those entities that match </w:delText>
        </w:r>
        <w:r w:rsidR="00C841DC" w:rsidDel="00783610">
          <w:delText>a</w:delText>
        </w:r>
        <w:r w:rsidDel="00783610">
          <w:delText xml:space="preserve"> map</w:delText>
        </w:r>
        <w:r w:rsidR="00C841DC" w:rsidDel="00783610">
          <w:delText>ping</w:delText>
        </w:r>
        <w:r w:rsidDel="00783610">
          <w:delText xml:space="preserve"> of “Friend”, the set of “Not Friend” </w:delText>
        </w:r>
        <w:r w:rsidR="00C841DC" w:rsidDel="00783610">
          <w:delText>can then be</w:delText>
        </w:r>
        <w:r w:rsidDel="00783610">
          <w:delText xml:space="preserve"> compare</w:delText>
        </w:r>
        <w:r w:rsidR="00C841DC" w:rsidDel="00783610">
          <w:delText>d</w:delText>
        </w:r>
        <w:r w:rsidDel="00783610">
          <w:delText xml:space="preserve"> with the set of known malicious entities stored in CIF. Those that are in the intersection of “Not Friend” and “Known to be Bad” by virtue of being found in the CIF database are labeled “Foe”, and the remainder are just “unknown” at this point. (As an analyst confirms they are actually “Foe”, they should be entered into CIF to allow a positive identification of “Foe” in future queries. This is part of the intelligence gathering process.)</w:delText>
        </w:r>
      </w:del>
    </w:p>
    <w:p w14:paraId="5E9F818A" w14:textId="27FA68A1" w:rsidR="00BA24E5" w:rsidDel="00783610" w:rsidRDefault="00BA24E5" w:rsidP="001F174C">
      <w:pPr>
        <w:keepNext/>
        <w:spacing w:after="120"/>
        <w:jc w:val="center"/>
        <w:rPr>
          <w:del w:id="582" w:author="Name Required" w:date="2015-03-22T19:28:00Z"/>
        </w:rPr>
      </w:pPr>
      <w:del w:id="583" w:author="Name Required" w:date="2015-03-22T19:28:00Z">
        <w:r w:rsidDel="00783610">
          <w:rPr>
            <w:noProof/>
          </w:rPr>
          <w:drawing>
            <wp:inline distT="0" distB="0" distL="0" distR="0" wp14:anchorId="10B7279F" wp14:editId="2A40534D">
              <wp:extent cx="3583304" cy="2606040"/>
              <wp:effectExtent l="25400" t="25400" r="24130" b="355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friend-foe.png"/>
                      <pic:cNvPicPr/>
                    </pic:nvPicPr>
                    <pic:blipFill>
                      <a:blip r:embed="rId29">
                        <a:extLst>
                          <a:ext uri="{28A0092B-C50C-407E-A947-70E740481C1C}">
                            <a14:useLocalDpi xmlns:a14="http://schemas.microsoft.com/office/drawing/2010/main" val="0"/>
                          </a:ext>
                        </a:extLst>
                      </a:blip>
                      <a:stretch>
                        <a:fillRect/>
                      </a:stretch>
                    </pic:blipFill>
                    <pic:spPr>
                      <a:xfrm>
                        <a:off x="0" y="0"/>
                        <a:ext cx="3584635" cy="2607008"/>
                      </a:xfrm>
                      <a:prstGeom prst="rect">
                        <a:avLst/>
                      </a:prstGeom>
                      <a:ln>
                        <a:solidFill>
                          <a:schemeClr val="tx1"/>
                        </a:solidFill>
                      </a:ln>
                    </pic:spPr>
                  </pic:pic>
                </a:graphicData>
              </a:graphic>
            </wp:inline>
          </w:drawing>
        </w:r>
      </w:del>
    </w:p>
    <w:p w14:paraId="283984F8" w14:textId="69F4510B" w:rsidR="00BA24E5" w:rsidDel="00783610" w:rsidRDefault="00BA24E5" w:rsidP="000A27FD">
      <w:pPr>
        <w:pStyle w:val="Caption"/>
        <w:spacing w:after="120" w:line="240" w:lineRule="auto"/>
        <w:rPr>
          <w:del w:id="584" w:author="Name Required" w:date="2015-03-22T19:28:00Z"/>
        </w:rPr>
      </w:pPr>
      <w:bookmarkStart w:id="585" w:name="_Ref257134069"/>
      <w:bookmarkStart w:id="586" w:name="_Toc257840234"/>
      <w:del w:id="587" w:author="Name Required" w:date="2015-03-22T19:28:00Z">
        <w:r w:rsidDel="00783610">
          <w:delText xml:space="preserve">Figure </w:delText>
        </w:r>
        <w:r w:rsidR="000D7712" w:rsidDel="00783610">
          <w:fldChar w:fldCharType="begin"/>
        </w:r>
        <w:r w:rsidR="000D7712" w:rsidDel="00783610">
          <w:delInstrText xml:space="preserve"> SEQ Figure \* ARABIC </w:delInstrText>
        </w:r>
        <w:r w:rsidR="000D7712" w:rsidDel="00783610">
          <w:fldChar w:fldCharType="separate"/>
        </w:r>
        <w:r w:rsidR="00913185" w:rsidDel="00783610">
          <w:rPr>
            <w:noProof/>
          </w:rPr>
          <w:delText>16</w:delText>
        </w:r>
        <w:r w:rsidR="000D7712" w:rsidDel="00783610">
          <w:rPr>
            <w:noProof/>
          </w:rPr>
          <w:fldChar w:fldCharType="end"/>
        </w:r>
        <w:bookmarkEnd w:id="585"/>
        <w:r w:rsidDel="00783610">
          <w:delText xml:space="preserve"> - Identifying Friend or Foe Based on Reputation Data</w:delText>
        </w:r>
        <w:bookmarkEnd w:id="586"/>
      </w:del>
    </w:p>
    <w:p w14:paraId="113CD1CC" w14:textId="5B774988" w:rsidR="004B7AAA" w:rsidDel="00783610" w:rsidRDefault="004B7F84" w:rsidP="004B7AAA">
      <w:pPr>
        <w:pStyle w:val="conops-body"/>
        <w:rPr>
          <w:del w:id="588" w:author="Name Required" w:date="2015-03-22T19:31:00Z"/>
        </w:rPr>
      </w:pPr>
      <w:del w:id="589" w:author="Name Required" w:date="2015-03-22T19:31:00Z">
        <w:r w:rsidDel="00783610">
          <w:delText xml:space="preserve">The results of applying the outcome of identifying “Friend” and “Foe” to network flows can be seen in </w:delText>
        </w:r>
        <w:r w:rsidDel="00783610">
          <w:fldChar w:fldCharType="begin"/>
        </w:r>
        <w:r w:rsidDel="00783610">
          <w:delInstrText xml:space="preserve"> REF _Ref257731583 \h </w:delInstrText>
        </w:r>
        <w:r w:rsidDel="00783610">
          <w:fldChar w:fldCharType="separate"/>
        </w:r>
        <w:r w:rsidR="00913185" w:rsidDel="00783610">
          <w:delText xml:space="preserve">Figure </w:delText>
        </w:r>
        <w:r w:rsidR="00913185" w:rsidDel="00783610">
          <w:rPr>
            <w:noProof/>
          </w:rPr>
          <w:delText>17</w:delText>
        </w:r>
        <w:r w:rsidDel="00783610">
          <w:fldChar w:fldCharType="end"/>
        </w:r>
        <w:r w:rsidDel="00783610">
          <w:delText xml:space="preserve"> (close-up views are found in </w:delText>
        </w:r>
        <w:r w:rsidDel="00783610">
          <w:fldChar w:fldCharType="begin"/>
        </w:r>
        <w:r w:rsidDel="00783610">
          <w:delInstrText xml:space="preserve"> REF _Ref257134558 \h </w:delInstrText>
        </w:r>
        <w:r w:rsidDel="00783610">
          <w:fldChar w:fldCharType="separate"/>
        </w:r>
        <w:r w:rsidR="00913185" w:rsidDel="00783610">
          <w:delText xml:space="preserve">Figure </w:delText>
        </w:r>
        <w:r w:rsidR="00913185" w:rsidDel="00783610">
          <w:rPr>
            <w:noProof/>
          </w:rPr>
          <w:delText>18</w:delText>
        </w:r>
        <w:r w:rsidDel="00783610">
          <w:fldChar w:fldCharType="end"/>
        </w:r>
        <w:r w:rsidDel="00783610">
          <w:delText xml:space="preserve"> through </w:delText>
        </w:r>
        <w:r w:rsidDel="00783610">
          <w:fldChar w:fldCharType="begin"/>
        </w:r>
        <w:r w:rsidDel="00783610">
          <w:delInstrText xml:space="preserve"> REF _Ref257135206 \h </w:delInstrText>
        </w:r>
        <w:r w:rsidDel="00783610">
          <w:fldChar w:fldCharType="separate"/>
        </w:r>
        <w:r w:rsidR="00913185" w:rsidDel="00783610">
          <w:delText xml:space="preserve">Figure </w:delText>
        </w:r>
        <w:r w:rsidR="00913185" w:rsidDel="00783610">
          <w:rPr>
            <w:noProof/>
          </w:rPr>
          <w:delText>20</w:delText>
        </w:r>
        <w:r w:rsidDel="00783610">
          <w:fldChar w:fldCharType="end"/>
        </w:r>
        <w:r w:rsidDel="00783610">
          <w:delText xml:space="preserve">) These are undirected graphs of </w:delText>
        </w:r>
        <w:r w:rsidR="00BA24E5" w:rsidDel="00783610">
          <w:delText>connections associated with the set of IOCs released by the FBI in Joint Indicator Bulletin (JIB) #INC260425 in the wake of the release by Mandiant of their “APT1 report”</w:delText>
        </w:r>
        <w:r w:rsidR="004B7AAA" w:rsidDel="00783610">
          <w:delText xml:space="preserve"> (Mandiant, 2013).</w:delText>
        </w:r>
        <w:r w:rsidR="004B7AAA" w:rsidRPr="009C2DB9" w:rsidDel="00783610">
          <w:delText xml:space="preserve"> Of the 632 IP addresses in the </w:delText>
        </w:r>
        <w:r w:rsidR="004B7AAA" w:rsidDel="00783610">
          <w:delText xml:space="preserve">JIB </w:delText>
        </w:r>
        <w:r w:rsidR="004B7AAA" w:rsidRPr="009C2DB9" w:rsidDel="00783610">
          <w:delText>list,</w:delText>
        </w:r>
        <w:r w:rsidR="004B7AAA" w:rsidDel="00783610">
          <w:delText xml:space="preserve"> it was possible </w:delText>
        </w:r>
        <w:r w:rsidR="004B7AAA" w:rsidRPr="009C2DB9" w:rsidDel="00783610">
          <w:delText>to identify over 7000 flow records associated with 106 hosts on the City of Seattle’s network over the p</w:delText>
        </w:r>
        <w:r w:rsidR="004B7AAA" w:rsidDel="00783610">
          <w:delText>revious</w:delText>
        </w:r>
        <w:r w:rsidR="004B7AAA" w:rsidRPr="009C2DB9" w:rsidDel="00783610">
          <w:delText xml:space="preserve"> 180 days. All of those flows were related to just 22 hosts out of the FBI’s list of 632. A search of event logs archived in the PRISEM S</w:delText>
        </w:r>
        <w:r w:rsidR="004B7AAA" w:rsidDel="00783610">
          <w:delText>I</w:delText>
        </w:r>
        <w:r w:rsidR="004B7AAA" w:rsidRPr="009C2DB9" w:rsidDel="00783610">
          <w:delText xml:space="preserve">EM identified </w:delText>
        </w:r>
        <w:r w:rsidR="004B7AAA" w:rsidDel="00783610">
          <w:delText>another three</w:delText>
        </w:r>
        <w:r w:rsidR="004B7AAA" w:rsidRPr="009C2DB9" w:rsidDel="00783610">
          <w:delText xml:space="preserve"> </w:delText>
        </w:r>
        <w:r w:rsidR="004B7AAA" w:rsidDel="00783610">
          <w:delText xml:space="preserve">SLTT entities </w:delText>
        </w:r>
        <w:r w:rsidR="004B7AAA" w:rsidRPr="009C2DB9" w:rsidDel="00783610">
          <w:delText xml:space="preserve">who also had </w:delText>
        </w:r>
        <w:r w:rsidR="004B7AAA" w:rsidDel="00783610">
          <w:delText xml:space="preserve">logged </w:delText>
        </w:r>
        <w:r w:rsidR="004B7AAA" w:rsidRPr="009C2DB9" w:rsidDel="00783610">
          <w:delText>events corresponding wit</w:delText>
        </w:r>
        <w:r w:rsidR="004B7AAA" w:rsidDel="00783610">
          <w:delText>h indicators on the FBI’s list. (In this section, only the City of Seattle network flows are analyzed.)</w:delText>
        </w:r>
      </w:del>
    </w:p>
    <w:p w14:paraId="41AEDEE8" w14:textId="516BA459" w:rsidR="00BA24E5" w:rsidDel="00783610" w:rsidRDefault="00BA24E5" w:rsidP="004B7AAA">
      <w:pPr>
        <w:pStyle w:val="conops-body"/>
        <w:rPr>
          <w:del w:id="590" w:author="Name Required" w:date="2015-03-22T19:31:00Z"/>
        </w:rPr>
      </w:pPr>
      <w:del w:id="591" w:author="Name Required" w:date="2015-03-22T19:31:00Z">
        <w:r w:rsidDel="00783610">
          <w:delText xml:space="preserve">The cluster in the bottom left of </w:delText>
        </w:r>
        <w:r w:rsidR="004B7F84" w:rsidDel="00783610">
          <w:fldChar w:fldCharType="begin"/>
        </w:r>
        <w:r w:rsidR="004B7F84" w:rsidDel="00783610">
          <w:delInstrText xml:space="preserve"> REF _Ref257134558 \h </w:delInstrText>
        </w:r>
        <w:r w:rsidR="004B7F84" w:rsidDel="00783610">
          <w:fldChar w:fldCharType="separate"/>
        </w:r>
        <w:r w:rsidR="00913185" w:rsidDel="00783610">
          <w:delText xml:space="preserve">Figure </w:delText>
        </w:r>
        <w:r w:rsidR="00913185" w:rsidDel="00783610">
          <w:rPr>
            <w:noProof/>
          </w:rPr>
          <w:delText>18</w:delText>
        </w:r>
        <w:r w:rsidR="004B7F84" w:rsidDel="00783610">
          <w:fldChar w:fldCharType="end"/>
        </w:r>
        <w:r w:rsidDel="00783610">
          <w:delText xml:space="preserve"> shows three “Friend” hosts (blue nodes labeled “CTYSEA_</w:delText>
        </w:r>
        <w:r w:rsidRPr="00B30283" w:rsidDel="00783610">
          <w:rPr>
            <w:i/>
          </w:rPr>
          <w:delText>nn</w:delText>
        </w:r>
        <w:r w:rsidDel="00783610">
          <w:delText>”) in communication with six JIB-identified (APT1) hosts, only one of which was known by the security industry and made it into the CIF database used by the PRISEM project. Examination of the flows to/from these hosts shows them all to be DNS requests, which is highly indicative of “Fast Flux DNS”</w:delText>
        </w:r>
        <w:r w:rsidDel="00783610">
          <w:rPr>
            <w:rStyle w:val="FootnoteReference"/>
          </w:rPr>
          <w:footnoteReference w:id="13"/>
        </w:r>
        <w:r w:rsidDel="00783610">
          <w:delText xml:space="preserve"> for evasion of detection during malware infection. </w:delText>
        </w:r>
        <w:r w:rsidR="004B7F84" w:rsidDel="00783610">
          <w:fldChar w:fldCharType="begin"/>
        </w:r>
        <w:r w:rsidR="004B7F84" w:rsidDel="00783610">
          <w:delInstrText xml:space="preserve"> REF _Ref257135201 \h </w:delInstrText>
        </w:r>
        <w:r w:rsidR="004B7F84" w:rsidDel="00783610">
          <w:fldChar w:fldCharType="separate"/>
        </w:r>
        <w:r w:rsidR="00913185" w:rsidDel="00783610">
          <w:delText xml:space="preserve">Figure </w:delText>
        </w:r>
        <w:r w:rsidR="00913185" w:rsidDel="00783610">
          <w:rPr>
            <w:noProof/>
          </w:rPr>
          <w:delText>19</w:delText>
        </w:r>
        <w:r w:rsidR="004B7F84" w:rsidDel="00783610">
          <w:fldChar w:fldCharType="end"/>
        </w:r>
        <w:r w:rsidR="004C44E6" w:rsidDel="00783610">
          <w:delText xml:space="preserve"> </w:delText>
        </w:r>
        <w:r w:rsidDel="00783610">
          <w:delText xml:space="preserve">shows a large number of “Friend” hosts connecting to a known to be malicious APT1 host, while </w:delText>
        </w:r>
        <w:r w:rsidDel="00783610">
          <w:fldChar w:fldCharType="begin"/>
        </w:r>
        <w:r w:rsidDel="00783610">
          <w:delInstrText xml:space="preserve"> REF _Ref257135206 \h </w:delInstrText>
        </w:r>
        <w:r w:rsidDel="00783610">
          <w:fldChar w:fldCharType="separate"/>
        </w:r>
        <w:r w:rsidR="00913185" w:rsidDel="00783610">
          <w:delText xml:space="preserve">Figure </w:delText>
        </w:r>
        <w:r w:rsidR="00913185" w:rsidDel="00783610">
          <w:rPr>
            <w:noProof/>
          </w:rPr>
          <w:delText>20</w:delText>
        </w:r>
        <w:r w:rsidDel="00783610">
          <w:fldChar w:fldCharType="end"/>
        </w:r>
        <w:r w:rsidDel="00783610">
          <w:delText xml:space="preserve"> shows an even larger number connecting to an APT1 host that had evaded detection by the security industry and researchers. The context provided by CIF allows rapid triage of the first set, but the lack of known reputation data points to the need to dig deeper and do more thorough analysis of flows and/or perform host-level forensics on the second set of hosts to determine the severity of compromise.</w:delText>
        </w:r>
      </w:del>
    </w:p>
    <w:p w14:paraId="7FFA8E94" w14:textId="18C97AEF" w:rsidR="00022F58" w:rsidDel="00783610" w:rsidRDefault="00022F58" w:rsidP="004C44E6">
      <w:pPr>
        <w:pStyle w:val="conops-body"/>
        <w:rPr>
          <w:del w:id="594" w:author="Name Required" w:date="2015-03-22T19:31:00Z"/>
        </w:rPr>
      </w:pPr>
      <w:del w:id="595" w:author="Name Required" w:date="2015-03-22T19:31:00Z">
        <w:r w:rsidDel="00783610">
          <w:delText xml:space="preserve">This same process can be applied to textual reports, which could focus on each of the discrete clusters in </w:delText>
        </w:r>
        <w:r w:rsidDel="00783610">
          <w:fldChar w:fldCharType="begin"/>
        </w:r>
        <w:r w:rsidDel="00783610">
          <w:delInstrText xml:space="preserve"> REF _Ref257731583 \h </w:delInstrText>
        </w:r>
        <w:r w:rsidDel="00783610">
          <w:fldChar w:fldCharType="separate"/>
        </w:r>
        <w:r w:rsidR="00913185" w:rsidDel="00783610">
          <w:delText xml:space="preserve">Figure </w:delText>
        </w:r>
        <w:r w:rsidR="00913185" w:rsidDel="00783610">
          <w:rPr>
            <w:noProof/>
          </w:rPr>
          <w:delText>17</w:delText>
        </w:r>
        <w:r w:rsidDel="00783610">
          <w:fldChar w:fldCharType="end"/>
        </w:r>
        <w:r w:rsidDel="00783610">
          <w:delText>, including such attributes as: country of origin for non-Friend nodes; AS of origin for non-Friend nodes; Type of activity for “Foe” nodes as known to CIF (including first seen, last seen, etc.); Characterization of identified flows and identified log events (including ports, protocols, start time, duration, etc.).</w:delText>
        </w:r>
      </w:del>
    </w:p>
    <w:p w14:paraId="40D28503" w14:textId="2B38DE3D" w:rsidR="00855B1A" w:rsidDel="007F10EC" w:rsidRDefault="00855B1A" w:rsidP="00AD4E99">
      <w:pPr>
        <w:keepNext/>
        <w:spacing w:after="120"/>
        <w:jc w:val="center"/>
        <w:rPr>
          <w:del w:id="596" w:author="Name Required" w:date="2015-03-22T19:45:00Z"/>
        </w:rPr>
      </w:pPr>
      <w:del w:id="597" w:author="Name Required" w:date="2015-03-22T19:45:00Z">
        <w:r w:rsidDel="007F10EC">
          <w:rPr>
            <w:noProof/>
          </w:rPr>
          <w:drawing>
            <wp:inline distT="0" distB="0" distL="0" distR="0" wp14:anchorId="21EA6B55" wp14:editId="39246768">
              <wp:extent cx="5486400" cy="5214620"/>
              <wp:effectExtent l="25400" t="25400" r="25400" b="17780"/>
              <wp:docPr id="93194" name="Picture 9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1-201302210010_18463-anon-sfdp.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5214620"/>
                      </a:xfrm>
                      <a:prstGeom prst="rect">
                        <a:avLst/>
                      </a:prstGeom>
                      <a:ln>
                        <a:solidFill>
                          <a:schemeClr val="tx1"/>
                        </a:solidFill>
                      </a:ln>
                    </pic:spPr>
                  </pic:pic>
                </a:graphicData>
              </a:graphic>
            </wp:inline>
          </w:drawing>
        </w:r>
      </w:del>
    </w:p>
    <w:p w14:paraId="67458D25" w14:textId="149511DB" w:rsidR="00855B1A" w:rsidDel="007F10EC" w:rsidRDefault="00855B1A" w:rsidP="000A27FD">
      <w:pPr>
        <w:pStyle w:val="Caption"/>
        <w:spacing w:after="120" w:line="240" w:lineRule="auto"/>
        <w:rPr>
          <w:del w:id="598" w:author="Name Required" w:date="2015-03-22T19:45:00Z"/>
        </w:rPr>
      </w:pPr>
      <w:bookmarkStart w:id="599" w:name="_Ref257731583"/>
      <w:bookmarkStart w:id="600" w:name="_Toc257840235"/>
      <w:del w:id="601"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17</w:delText>
        </w:r>
        <w:r w:rsidR="000D7712" w:rsidDel="007F10EC">
          <w:rPr>
            <w:noProof/>
          </w:rPr>
          <w:fldChar w:fldCharType="end"/>
        </w:r>
        <w:bookmarkEnd w:id="599"/>
        <w:r w:rsidDel="007F10EC">
          <w:delText xml:space="preserve"> - Graph of all APT1 Related Connections (180 Day Window)</w:delText>
        </w:r>
        <w:bookmarkEnd w:id="600"/>
      </w:del>
    </w:p>
    <w:p w14:paraId="7244A219" w14:textId="35DAC0CC" w:rsidR="00855B1A" w:rsidDel="007F10EC" w:rsidRDefault="00855B1A" w:rsidP="00855B1A">
      <w:pPr>
        <w:spacing w:after="120"/>
        <w:rPr>
          <w:del w:id="602" w:author="Name Required" w:date="2015-03-22T19:45:00Z"/>
        </w:rPr>
      </w:pPr>
    </w:p>
    <w:p w14:paraId="4E0B9B3B" w14:textId="71E17766" w:rsidR="00855B1A" w:rsidDel="007F10EC" w:rsidRDefault="00855B1A" w:rsidP="001F174C">
      <w:pPr>
        <w:keepNext/>
        <w:spacing w:after="120"/>
        <w:jc w:val="center"/>
        <w:rPr>
          <w:del w:id="603" w:author="Name Required" w:date="2015-03-22T19:45:00Z"/>
        </w:rPr>
      </w:pPr>
      <w:del w:id="604" w:author="Name Required" w:date="2015-03-22T19:45:00Z">
        <w:r w:rsidRPr="00107245" w:rsidDel="007F10EC">
          <w:rPr>
            <w:noProof/>
          </w:rPr>
          <w:drawing>
            <wp:inline distT="0" distB="0" distL="0" distR="0" wp14:anchorId="449FDE38" wp14:editId="4A133E96">
              <wp:extent cx="4511726" cy="2618785"/>
              <wp:effectExtent l="25400" t="25400" r="34925" b="22860"/>
              <wp:docPr id="25" name="Picture 1" descr="apt1-201302210010_18463-sfdp-SW-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W-anon.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13759" cy="2619965"/>
                      </a:xfrm>
                      <a:prstGeom prst="rect">
                        <a:avLst/>
                      </a:prstGeom>
                      <a:ln>
                        <a:solidFill>
                          <a:schemeClr val="tx1"/>
                        </a:solidFill>
                      </a:ln>
                    </pic:spPr>
                  </pic:pic>
                </a:graphicData>
              </a:graphic>
            </wp:inline>
          </w:drawing>
        </w:r>
      </w:del>
    </w:p>
    <w:p w14:paraId="2E4F13E8" w14:textId="68EDEEF2" w:rsidR="00855B1A" w:rsidDel="007F10EC" w:rsidRDefault="00855B1A" w:rsidP="000A27FD">
      <w:pPr>
        <w:pStyle w:val="Caption"/>
        <w:spacing w:after="120" w:line="240" w:lineRule="auto"/>
        <w:rPr>
          <w:del w:id="605" w:author="Name Required" w:date="2015-03-22T19:45:00Z"/>
        </w:rPr>
      </w:pPr>
      <w:bookmarkStart w:id="606" w:name="_Ref257134558"/>
      <w:bookmarkStart w:id="607" w:name="_Toc257840236"/>
      <w:del w:id="608"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18</w:delText>
        </w:r>
        <w:r w:rsidR="000D7712" w:rsidDel="007F10EC">
          <w:rPr>
            <w:noProof/>
          </w:rPr>
          <w:fldChar w:fldCharType="end"/>
        </w:r>
        <w:bookmarkEnd w:id="606"/>
        <w:r w:rsidDel="007F10EC">
          <w:delText xml:space="preserve"> - Partial Graph of APT1 Connection End Points</w:delText>
        </w:r>
        <w:bookmarkEnd w:id="607"/>
      </w:del>
    </w:p>
    <w:p w14:paraId="2ABB6D38" w14:textId="66A6A453" w:rsidR="00855B1A" w:rsidDel="007F10EC" w:rsidRDefault="00855B1A" w:rsidP="001F174C">
      <w:pPr>
        <w:keepNext/>
        <w:jc w:val="center"/>
        <w:rPr>
          <w:del w:id="609" w:author="Name Required" w:date="2015-03-22T19:45:00Z"/>
        </w:rPr>
      </w:pPr>
      <w:del w:id="610" w:author="Name Required" w:date="2015-03-22T19:45:00Z">
        <w:r w:rsidRPr="00107245" w:rsidDel="007F10EC">
          <w:rPr>
            <w:noProof/>
          </w:rPr>
          <w:drawing>
            <wp:inline distT="0" distB="0" distL="0" distR="0" wp14:anchorId="20937178" wp14:editId="2FF6F58B">
              <wp:extent cx="4524798" cy="3698918"/>
              <wp:effectExtent l="25400" t="25400" r="22225" b="34925"/>
              <wp:docPr id="26" name="Picture 1" descr="apt1-201302210010_18463-sfdp-N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NE-anon.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24798" cy="3698918"/>
                      </a:xfrm>
                      <a:prstGeom prst="rect">
                        <a:avLst/>
                      </a:prstGeom>
                      <a:ln>
                        <a:solidFill>
                          <a:schemeClr val="tx1"/>
                        </a:solidFill>
                      </a:ln>
                    </pic:spPr>
                  </pic:pic>
                </a:graphicData>
              </a:graphic>
            </wp:inline>
          </w:drawing>
        </w:r>
      </w:del>
    </w:p>
    <w:p w14:paraId="7359D130" w14:textId="4EB4D80F" w:rsidR="00855B1A" w:rsidDel="007F10EC" w:rsidRDefault="00855B1A" w:rsidP="000A27FD">
      <w:pPr>
        <w:pStyle w:val="Caption"/>
        <w:spacing w:after="120" w:line="240" w:lineRule="auto"/>
        <w:rPr>
          <w:del w:id="611" w:author="Name Required" w:date="2015-03-22T19:45:00Z"/>
        </w:rPr>
      </w:pPr>
      <w:bookmarkStart w:id="612" w:name="_Ref257135201"/>
      <w:bookmarkStart w:id="613" w:name="_Toc257840237"/>
      <w:del w:id="614"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19</w:delText>
        </w:r>
        <w:r w:rsidR="000D7712" w:rsidDel="007F10EC">
          <w:rPr>
            <w:noProof/>
          </w:rPr>
          <w:fldChar w:fldCharType="end"/>
        </w:r>
        <w:bookmarkEnd w:id="612"/>
        <w:r w:rsidDel="007F10EC">
          <w:delText xml:space="preserve"> - Connections to a Known Malicious Entity</w:delText>
        </w:r>
        <w:bookmarkEnd w:id="613"/>
      </w:del>
    </w:p>
    <w:p w14:paraId="57BB0217" w14:textId="24245C8A" w:rsidR="00855B1A" w:rsidDel="007F10EC" w:rsidRDefault="00855B1A" w:rsidP="00AD4E99">
      <w:pPr>
        <w:keepNext/>
        <w:jc w:val="center"/>
        <w:rPr>
          <w:del w:id="615" w:author="Name Required" w:date="2015-03-22T19:45:00Z"/>
        </w:rPr>
      </w:pPr>
      <w:del w:id="616" w:author="Name Required" w:date="2015-03-22T19:45:00Z">
        <w:r w:rsidRPr="00917DEE" w:rsidDel="007F10EC">
          <w:rPr>
            <w:noProof/>
          </w:rPr>
          <w:drawing>
            <wp:inline distT="0" distB="0" distL="0" distR="0" wp14:anchorId="41542538" wp14:editId="3191A34E">
              <wp:extent cx="4483735" cy="4119950"/>
              <wp:effectExtent l="25400" t="25400" r="37465" b="20320"/>
              <wp:docPr id="27" name="Picture 1" descr="apt1-201302210010_18463-sfdp-S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E-anon.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4268" cy="4120440"/>
                      </a:xfrm>
                      <a:prstGeom prst="rect">
                        <a:avLst/>
                      </a:prstGeom>
                      <a:ln>
                        <a:solidFill>
                          <a:schemeClr val="tx1"/>
                        </a:solidFill>
                      </a:ln>
                    </pic:spPr>
                  </pic:pic>
                </a:graphicData>
              </a:graphic>
            </wp:inline>
          </w:drawing>
        </w:r>
      </w:del>
    </w:p>
    <w:p w14:paraId="3C4C1CAC" w14:textId="7B292DA2" w:rsidR="00855B1A" w:rsidRPr="00613ADC" w:rsidDel="007F10EC" w:rsidRDefault="00855B1A" w:rsidP="000A27FD">
      <w:pPr>
        <w:pStyle w:val="Caption"/>
        <w:spacing w:after="120" w:line="240" w:lineRule="auto"/>
        <w:rPr>
          <w:del w:id="617" w:author="Name Required" w:date="2015-03-22T19:45:00Z"/>
        </w:rPr>
      </w:pPr>
      <w:bookmarkStart w:id="618" w:name="_Ref257135206"/>
      <w:bookmarkStart w:id="619" w:name="_Toc257840238"/>
      <w:del w:id="620" w:author="Name Required" w:date="2015-03-22T19:45:00Z">
        <w:r w:rsidDel="007F10EC">
          <w:delText xml:space="preserve">Figure </w:delText>
        </w:r>
        <w:r w:rsidR="000D7712" w:rsidDel="007F10EC">
          <w:fldChar w:fldCharType="begin"/>
        </w:r>
        <w:r w:rsidR="000D7712" w:rsidDel="007F10EC">
          <w:delInstrText xml:space="preserve"> SEQ Figure \* ARABIC </w:delInstrText>
        </w:r>
        <w:r w:rsidR="000D7712" w:rsidDel="007F10EC">
          <w:fldChar w:fldCharType="separate"/>
        </w:r>
        <w:r w:rsidR="00913185" w:rsidDel="007F10EC">
          <w:rPr>
            <w:noProof/>
          </w:rPr>
          <w:delText>20</w:delText>
        </w:r>
        <w:r w:rsidR="000D7712" w:rsidDel="007F10EC">
          <w:rPr>
            <w:noProof/>
          </w:rPr>
          <w:fldChar w:fldCharType="end"/>
        </w:r>
        <w:bookmarkEnd w:id="618"/>
        <w:r w:rsidDel="007F10EC">
          <w:delText xml:space="preserve"> - Connections to an APT1 Entity Unknown to CIF</w:delText>
        </w:r>
        <w:bookmarkEnd w:id="619"/>
      </w:del>
    </w:p>
    <w:p w14:paraId="72DE391A" w14:textId="77777777" w:rsidR="00734224" w:rsidRPr="00974235" w:rsidRDefault="00734224" w:rsidP="00683768">
      <w:pPr>
        <w:tabs>
          <w:tab w:val="left" w:pos="450"/>
        </w:tabs>
        <w:spacing w:line="240" w:lineRule="auto"/>
        <w:jc w:val="left"/>
        <w:rPr>
          <w:rFonts w:cs="Arial"/>
          <w:b/>
        </w:rPr>
      </w:pPr>
    </w:p>
    <w:p w14:paraId="5241849E" w14:textId="385E2D0F" w:rsidR="00734224" w:rsidRPr="002A704F" w:rsidRDefault="00734224" w:rsidP="00734224">
      <w:pPr>
        <w:tabs>
          <w:tab w:val="left" w:pos="450"/>
        </w:tabs>
        <w:spacing w:line="240" w:lineRule="auto"/>
        <w:ind w:left="450" w:hanging="450"/>
        <w:jc w:val="left"/>
        <w:rPr>
          <w:rFonts w:cs="Arial"/>
          <w:spacing w:val="-4"/>
        </w:rPr>
      </w:pPr>
      <w:r w:rsidRPr="00974235">
        <w:rPr>
          <w:rFonts w:cs="Arial"/>
          <w:b/>
        </w:rPr>
        <w:t>4.0</w:t>
      </w:r>
      <w:r w:rsidRPr="00974235">
        <w:rPr>
          <w:rFonts w:cs="Arial"/>
          <w:b/>
        </w:rPr>
        <w:tab/>
      </w:r>
      <w:r w:rsidRPr="002A704F">
        <w:rPr>
          <w:rFonts w:cs="Arial"/>
          <w:b/>
          <w:spacing w:val="-4"/>
        </w:rPr>
        <w:t>Functional Capabilities</w:t>
      </w:r>
    </w:p>
    <w:p w14:paraId="5A3A143A" w14:textId="2A03CF09" w:rsidR="00523CD5" w:rsidRDefault="00523CD5" w:rsidP="00523CD5">
      <w:pPr>
        <w:pStyle w:val="conops-body"/>
      </w:pPr>
      <w:r>
        <w:t xml:space="preserve">The functional capabilities of the DIMS system are described in this section as a set of high-level </w:t>
      </w:r>
      <w:r w:rsidRPr="00A83494">
        <w:rPr>
          <w:i/>
        </w:rPr>
        <w:t>user stories</w:t>
      </w:r>
      <w:r>
        <w:t xml:space="preserve"> </w:t>
      </w:r>
      <w:r w:rsidR="00A83494">
        <w:t xml:space="preserve">as </w:t>
      </w:r>
      <w:r>
        <w:t>used in Agile programming to provide sufficient detail to developers to allow them to code features that deliver the desired capabilities. These stories will be expanded upon and/or altered based on feedback from stakeholders and prospective users, and will form some of the test and evaluation criteria used to validate the final product.</w:t>
      </w:r>
    </w:p>
    <w:p w14:paraId="54FC6194" w14:textId="669142E0" w:rsidR="00523CD5" w:rsidRPr="00764A55" w:rsidRDefault="00523CD5" w:rsidP="00523CD5">
      <w:pPr>
        <w:pStyle w:val="conops-body"/>
      </w:pPr>
      <w:r>
        <w:t>Users of the system fit into one or more of several categories. They may be analysts, investigators</w:t>
      </w:r>
      <w:r w:rsidR="004C14BB">
        <w:t xml:space="preserve"> (either private, or law enforcement)</w:t>
      </w:r>
      <w:r>
        <w:t xml:space="preserve">, system or network administrators, security operations staff, network operations staff, managers, or CISOs. </w:t>
      </w:r>
      <w:r w:rsidR="004C14BB">
        <w:t xml:space="preserve">Similar categories are described in research into management of forensic or incident response processes. (Beebe, 2005; </w:t>
      </w:r>
      <w:r w:rsidR="004C14BB" w:rsidRPr="00AD4E99">
        <w:t>Ciardhua ́in</w:t>
      </w:r>
      <w:r w:rsidR="004C14BB">
        <w:t xml:space="preserve">, 2004; Hutchins, 2011; Khurana, 2009; </w:t>
      </w:r>
      <w:r w:rsidR="004C14BB" w:rsidRPr="00AD4E99">
        <w:t>Ieong</w:t>
      </w:r>
      <w:r w:rsidR="004C14BB">
        <w:t xml:space="preserve">, 2006) </w:t>
      </w:r>
      <w:r>
        <w:t>In the following user stories, multiple roles may be listed in braces or the general term “user” may be applied. (The stories presented here will need sketched out prototypes of the type of output being described to guide programmers in producing the desired user interface and presentation mechanism.)</w:t>
      </w:r>
    </w:p>
    <w:p w14:paraId="71384B1F" w14:textId="56C88B43" w:rsidR="00523CD5" w:rsidRPr="008B5117" w:rsidRDefault="00523CD5" w:rsidP="00F716A4">
      <w:pPr>
        <w:widowControl/>
        <w:numPr>
          <w:ilvl w:val="0"/>
          <w:numId w:val="26"/>
        </w:numPr>
        <w:tabs>
          <w:tab w:val="left" w:pos="1080"/>
        </w:tabs>
        <w:adjustRightInd/>
        <w:spacing w:after="240" w:line="240" w:lineRule="auto"/>
        <w:jc w:val="left"/>
        <w:textAlignment w:val="auto"/>
        <w:rPr>
          <w:rFonts w:cs="Arial"/>
          <w:strike/>
          <w:rPrChange w:id="621" w:author="Name Required" w:date="2015-04-09T19:41:00Z">
            <w:rPr>
              <w:rFonts w:cs="Arial"/>
            </w:rPr>
          </w:rPrChange>
        </w:rPr>
      </w:pPr>
      <w:r w:rsidRPr="008B5117">
        <w:rPr>
          <w:rFonts w:cs="Arial"/>
          <w:strike/>
          <w:rPrChange w:id="622" w:author="Name Required" w:date="2015-04-09T19:41:00Z">
            <w:rPr>
              <w:rFonts w:cs="Arial"/>
            </w:rPr>
          </w:rPrChange>
        </w:rPr>
        <w:t xml:space="preserve"> “As {a security operator, investigator, analyst, CISO} I want to be able to define multiple sets of attributes that the system can then </w:t>
      </w:r>
      <w:r w:rsidR="008B2F44" w:rsidRPr="008B5117">
        <w:rPr>
          <w:rFonts w:cs="Arial"/>
          <w:strike/>
          <w:rPrChange w:id="623" w:author="Name Required" w:date="2015-04-09T19:41:00Z">
            <w:rPr>
              <w:rFonts w:cs="Arial"/>
            </w:rPr>
          </w:rPrChange>
        </w:rPr>
        <w:t xml:space="preserve">use to </w:t>
      </w:r>
      <w:r w:rsidRPr="008B5117">
        <w:rPr>
          <w:rFonts w:cs="Arial"/>
          <w:strike/>
          <w:rPrChange w:id="624" w:author="Name Required" w:date="2015-04-09T19:41:00Z">
            <w:rPr>
              <w:rFonts w:cs="Arial"/>
            </w:rPr>
          </w:rPrChange>
        </w:rPr>
        <w:t xml:space="preserve">inform me about when new data is seen that </w:t>
      </w:r>
      <w:r w:rsidR="008B2F44" w:rsidRPr="008B5117">
        <w:rPr>
          <w:rFonts w:cs="Arial"/>
          <w:strike/>
          <w:rPrChange w:id="625" w:author="Name Required" w:date="2015-04-09T19:41:00Z">
            <w:rPr>
              <w:rFonts w:cs="Arial"/>
            </w:rPr>
          </w:rPrChange>
        </w:rPr>
        <w:t>matches</w:t>
      </w:r>
      <w:r w:rsidRPr="008B5117">
        <w:rPr>
          <w:rFonts w:cs="Arial"/>
          <w:strike/>
          <w:rPrChange w:id="626" w:author="Name Required" w:date="2015-04-09T19:41:00Z">
            <w:rPr>
              <w:rFonts w:cs="Arial"/>
            </w:rPr>
          </w:rPrChange>
        </w:rPr>
        <w:t xml:space="preserve"> those attributes. Attributes can include anything that might be seen in indicators of compromise, observables, or alerts. (The most basic being IP addresses and/or CIDR blocks, domain names, MD5 or other cryptographic hash values, file names, Registry key settings, etc.)”</w:t>
      </w:r>
    </w:p>
    <w:p w14:paraId="17A6D4BB" w14:textId="3F64CC7A" w:rsidR="00523CD5" w:rsidRPr="008B5117" w:rsidRDefault="00523CD5" w:rsidP="00F716A4">
      <w:pPr>
        <w:widowControl/>
        <w:numPr>
          <w:ilvl w:val="0"/>
          <w:numId w:val="26"/>
        </w:numPr>
        <w:tabs>
          <w:tab w:val="left" w:pos="1080"/>
        </w:tabs>
        <w:adjustRightInd/>
        <w:spacing w:after="240" w:line="240" w:lineRule="auto"/>
        <w:jc w:val="left"/>
        <w:textAlignment w:val="auto"/>
        <w:rPr>
          <w:rFonts w:cs="Arial"/>
          <w:strike/>
          <w:rPrChange w:id="627" w:author="Name Required" w:date="2015-04-09T19:44:00Z">
            <w:rPr>
              <w:rFonts w:cs="Arial"/>
            </w:rPr>
          </w:rPrChange>
        </w:rPr>
      </w:pPr>
      <w:r w:rsidRPr="008B5117">
        <w:rPr>
          <w:rFonts w:cs="Arial"/>
          <w:strike/>
          <w:rPrChange w:id="628" w:author="Name Required" w:date="2015-04-09T19:44:00Z">
            <w:rPr>
              <w:rFonts w:cs="Arial"/>
            </w:rPr>
          </w:rPrChange>
        </w:rPr>
        <w:t>“As {an investigator, analyst} I want to be able to keep track of cases and campaigns</w:t>
      </w:r>
      <w:r w:rsidR="008B2F44" w:rsidRPr="008B5117">
        <w:rPr>
          <w:rFonts w:cs="Arial"/>
          <w:strike/>
          <w:rPrChange w:id="629" w:author="Name Required" w:date="2015-04-09T19:44:00Z">
            <w:rPr>
              <w:rFonts w:cs="Arial"/>
            </w:rPr>
          </w:rPrChange>
        </w:rPr>
        <w:t xml:space="preserve"> (i.e., groups of related incidents)</w:t>
      </w:r>
      <w:r w:rsidRPr="008B5117">
        <w:rPr>
          <w:rFonts w:cs="Arial"/>
          <w:strike/>
          <w:rPrChange w:id="630" w:author="Name Required" w:date="2015-04-09T19:44:00Z">
            <w:rPr>
              <w:rFonts w:cs="Arial"/>
            </w:rPr>
          </w:rPrChange>
        </w:rPr>
        <w:t xml:space="preserve">. I want the system to inform me, if I so chose, of any time new data that is determined to be associated with the sets I am tracking comes into the system. </w:t>
      </w:r>
      <w:r w:rsidR="008B2F44" w:rsidRPr="008B5117">
        <w:rPr>
          <w:rFonts w:cs="Arial"/>
          <w:strike/>
          <w:rPrChange w:id="631" w:author="Name Required" w:date="2015-04-09T19:44:00Z">
            <w:rPr>
              <w:rFonts w:cs="Arial"/>
            </w:rPr>
          </w:rPrChange>
        </w:rPr>
        <w:t xml:space="preserve">For example, if I log in and open a case, I can easily tell which data has been entered into the case since the last time viewed the case. </w:t>
      </w:r>
      <w:r w:rsidRPr="008B5117">
        <w:rPr>
          <w:rFonts w:cs="Arial"/>
          <w:strike/>
          <w:rPrChange w:id="632" w:author="Name Required" w:date="2015-04-09T19:44:00Z">
            <w:rPr>
              <w:rFonts w:cs="Arial"/>
            </w:rPr>
          </w:rPrChange>
        </w:rPr>
        <w:t>This allows me to stay on top of new evidence or activity that I am investigating.”</w:t>
      </w:r>
    </w:p>
    <w:p w14:paraId="763BD622" w14:textId="77777777" w:rsidR="00523CD5" w:rsidRPr="008B5117" w:rsidRDefault="00523CD5" w:rsidP="00F716A4">
      <w:pPr>
        <w:widowControl/>
        <w:numPr>
          <w:ilvl w:val="0"/>
          <w:numId w:val="26"/>
        </w:numPr>
        <w:tabs>
          <w:tab w:val="left" w:pos="1080"/>
        </w:tabs>
        <w:adjustRightInd/>
        <w:spacing w:after="240" w:line="240" w:lineRule="auto"/>
        <w:jc w:val="left"/>
        <w:textAlignment w:val="auto"/>
        <w:rPr>
          <w:rFonts w:cs="Arial"/>
          <w:strike/>
          <w:rPrChange w:id="633" w:author="Name Required" w:date="2015-04-09T19:48:00Z">
            <w:rPr>
              <w:rFonts w:cs="Arial"/>
            </w:rPr>
          </w:rPrChange>
        </w:rPr>
      </w:pPr>
      <w:r w:rsidRPr="008B5117">
        <w:rPr>
          <w:rFonts w:cs="Arial"/>
          <w:strike/>
          <w:rPrChange w:id="634" w:author="Name Required" w:date="2015-04-09T19:48:00Z">
            <w:rPr>
              <w:rFonts w:cs="Arial"/>
            </w:rPr>
          </w:rPrChange>
        </w:rPr>
        <w:t>“As {a security operator, investigator} I want to be told when an email thread or received set of indicators includes systems that I am responsible for securing, ideally pointing out to me those hosts that are involved without requiring that I read the entire thread, extract attachments, write scripts to parse and search data, etc. I want to be given a list of those records that are important, in a format that I can submit directly to query interfaces without having to write scripts to parse and process.”</w:t>
      </w:r>
    </w:p>
    <w:p w14:paraId="7092CC23" w14:textId="77777777" w:rsidR="00523CD5" w:rsidRPr="006F36ED" w:rsidRDefault="00523CD5" w:rsidP="00F716A4">
      <w:pPr>
        <w:widowControl/>
        <w:numPr>
          <w:ilvl w:val="0"/>
          <w:numId w:val="26"/>
        </w:numPr>
        <w:tabs>
          <w:tab w:val="left" w:pos="1080"/>
        </w:tabs>
        <w:adjustRightInd/>
        <w:spacing w:after="240" w:line="240" w:lineRule="auto"/>
        <w:jc w:val="left"/>
        <w:textAlignment w:val="auto"/>
        <w:rPr>
          <w:rFonts w:cs="Arial"/>
          <w:strike/>
          <w:rPrChange w:id="635" w:author="Name Required" w:date="2015-04-09T19:51:00Z">
            <w:rPr>
              <w:rFonts w:cs="Arial"/>
            </w:rPr>
          </w:rPrChange>
        </w:rPr>
      </w:pPr>
      <w:r w:rsidRPr="006F36ED">
        <w:rPr>
          <w:rFonts w:cs="Arial"/>
          <w:strike/>
          <w:rPrChange w:id="636" w:author="Name Required" w:date="2015-04-09T19:51:00Z">
            <w:rPr>
              <w:rFonts w:cs="Arial"/>
            </w:rPr>
          </w:rPrChange>
        </w:rPr>
        <w:t>“As {an investigator, analyst} I want to be able to preserve the results of searches, and in some cases the data that was identified while searching, in order to have copies that are subject to expiration and purging from the system. Some investigations may take many months, which could bump up against the data retention period (approximately 12 months, at present).”</w:t>
      </w:r>
    </w:p>
    <w:p w14:paraId="4AAE493C" w14:textId="22B46316" w:rsidR="00523CD5" w:rsidRPr="006F36ED" w:rsidRDefault="00523CD5" w:rsidP="00F716A4">
      <w:pPr>
        <w:widowControl/>
        <w:numPr>
          <w:ilvl w:val="0"/>
          <w:numId w:val="26"/>
        </w:numPr>
        <w:tabs>
          <w:tab w:val="left" w:pos="1080"/>
        </w:tabs>
        <w:adjustRightInd/>
        <w:spacing w:after="240" w:line="240" w:lineRule="auto"/>
        <w:jc w:val="left"/>
        <w:textAlignment w:val="auto"/>
        <w:rPr>
          <w:rFonts w:cs="Arial"/>
          <w:strike/>
          <w:rPrChange w:id="637" w:author="Name Required" w:date="2015-04-09T19:52:00Z">
            <w:rPr>
              <w:rFonts w:cs="Arial"/>
            </w:rPr>
          </w:rPrChange>
        </w:rPr>
      </w:pPr>
      <w:r w:rsidRPr="006F36ED">
        <w:rPr>
          <w:rFonts w:cs="Arial"/>
          <w:strike/>
          <w:rPrChange w:id="638" w:author="Name Required" w:date="2015-04-09T19:52:00Z">
            <w:rPr>
              <w:rFonts w:cs="Arial"/>
            </w:rPr>
          </w:rPrChange>
        </w:rPr>
        <w:t>“As an investigator, I would like to be able to timestamp files I create (i.e., calculate multiple different cryptographic hashes of the contents of files to validate their integrity, associate a timestamp from a trust</w:t>
      </w:r>
      <w:r w:rsidR="008B2F44" w:rsidRPr="006F36ED">
        <w:rPr>
          <w:rFonts w:cs="Arial"/>
          <w:strike/>
          <w:rPrChange w:id="639" w:author="Name Required" w:date="2015-04-09T19:52:00Z">
            <w:rPr>
              <w:rFonts w:cs="Arial"/>
            </w:rPr>
          </w:rPrChange>
        </w:rPr>
        <w:t>ed</w:t>
      </w:r>
      <w:r w:rsidRPr="006F36ED">
        <w:rPr>
          <w:rFonts w:cs="Arial"/>
          <w:strike/>
          <w:rPrChange w:id="640" w:author="Name Required" w:date="2015-04-09T19:52:00Z">
            <w:rPr>
              <w:rFonts w:cs="Arial"/>
            </w:rPr>
          </w:rPrChange>
        </w:rPr>
        <w:t xml:space="preserve"> time source, then cryptographically sign the result with a private key</w:t>
      </w:r>
      <w:r w:rsidR="008B2F44" w:rsidRPr="006F36ED">
        <w:rPr>
          <w:rFonts w:cs="Arial"/>
          <w:strike/>
          <w:rPrChange w:id="641" w:author="Name Required" w:date="2015-04-09T19:52:00Z">
            <w:rPr>
              <w:rFonts w:cs="Arial"/>
            </w:rPr>
          </w:rPrChange>
        </w:rPr>
        <w:t>)</w:t>
      </w:r>
      <w:r w:rsidRPr="006F36ED">
        <w:rPr>
          <w:rFonts w:cs="Arial"/>
          <w:strike/>
          <w:rPrChange w:id="642" w:author="Name Required" w:date="2015-04-09T19:52:00Z">
            <w:rPr>
              <w:rFonts w:cs="Arial"/>
            </w:rPr>
          </w:rPrChange>
        </w:rPr>
        <w:t xml:space="preserve">. This allows validation of the existence of a file at a point in time, </w:t>
      </w:r>
      <w:r w:rsidR="003E4119" w:rsidRPr="006F36ED">
        <w:rPr>
          <w:rFonts w:cs="Arial"/>
          <w:strike/>
          <w:rPrChange w:id="643" w:author="Name Required" w:date="2015-04-09T19:52:00Z">
            <w:rPr>
              <w:rFonts w:cs="Arial"/>
            </w:rPr>
          </w:rPrChange>
        </w:rPr>
        <w:t>who produced the file</w:t>
      </w:r>
      <w:r w:rsidRPr="006F36ED">
        <w:rPr>
          <w:rFonts w:cs="Arial"/>
          <w:strike/>
          <w:rPrChange w:id="644" w:author="Name Required" w:date="2015-04-09T19:52:00Z">
            <w:rPr>
              <w:rFonts w:cs="Arial"/>
            </w:rPr>
          </w:rPrChange>
        </w:rPr>
        <w:t xml:space="preserve">, and </w:t>
      </w:r>
      <w:r w:rsidR="008B2F44" w:rsidRPr="006F36ED">
        <w:rPr>
          <w:rFonts w:cs="Arial"/>
          <w:strike/>
          <w:rPrChange w:id="645" w:author="Name Required" w:date="2015-04-09T19:52:00Z">
            <w:rPr>
              <w:rFonts w:cs="Arial"/>
            </w:rPr>
          </w:rPrChange>
        </w:rPr>
        <w:t>maintenance</w:t>
      </w:r>
      <w:r w:rsidR="003E4119" w:rsidRPr="006F36ED">
        <w:rPr>
          <w:rFonts w:cs="Arial"/>
          <w:strike/>
          <w:rPrChange w:id="646" w:author="Name Required" w:date="2015-04-09T19:52:00Z">
            <w:rPr>
              <w:rFonts w:cs="Arial"/>
            </w:rPr>
          </w:rPrChange>
        </w:rPr>
        <w:t xml:space="preserve"> of </w:t>
      </w:r>
      <w:r w:rsidRPr="006F36ED">
        <w:rPr>
          <w:rFonts w:cs="Arial"/>
          <w:strike/>
          <w:rPrChange w:id="647" w:author="Name Required" w:date="2015-04-09T19:52:00Z">
            <w:rPr>
              <w:rFonts w:cs="Arial"/>
            </w:rPr>
          </w:rPrChange>
        </w:rPr>
        <w:t>a form of “chain of custody” of the contents of the file. To ensure privacy as well as integrity and provenance, the file would first be encrypted (or both cleartext and encrypted files included in the timestamping operation).”</w:t>
      </w:r>
    </w:p>
    <w:p w14:paraId="156B3B5F" w14:textId="216D3410" w:rsidR="004E307B" w:rsidRPr="006F36ED" w:rsidRDefault="004E307B" w:rsidP="00F716A4">
      <w:pPr>
        <w:widowControl/>
        <w:numPr>
          <w:ilvl w:val="0"/>
          <w:numId w:val="26"/>
        </w:numPr>
        <w:tabs>
          <w:tab w:val="left" w:pos="1080"/>
        </w:tabs>
        <w:adjustRightInd/>
        <w:spacing w:after="240" w:line="240" w:lineRule="auto"/>
        <w:jc w:val="left"/>
        <w:textAlignment w:val="auto"/>
        <w:rPr>
          <w:rFonts w:cs="Arial"/>
          <w:strike/>
          <w:rPrChange w:id="648" w:author="Name Required" w:date="2015-04-09T19:54:00Z">
            <w:rPr>
              <w:rFonts w:cs="Arial"/>
            </w:rPr>
          </w:rPrChange>
        </w:rPr>
      </w:pPr>
      <w:r w:rsidRPr="006F36ED">
        <w:rPr>
          <w:rFonts w:cs="Arial"/>
          <w:strike/>
          <w:rPrChange w:id="649" w:author="Name Required" w:date="2015-04-09T19:54:00Z">
            <w:rPr>
              <w:rFonts w:cs="Arial"/>
            </w:rPr>
          </w:rPrChange>
        </w:rPr>
        <w:t xml:space="preserve">“As an {analyst, investigator, security operator}, I would like to be able to get context about </w:t>
      </w:r>
      <w:r w:rsidR="008B2F44" w:rsidRPr="006F36ED">
        <w:rPr>
          <w:rFonts w:cs="Arial"/>
          <w:strike/>
          <w:rPrChange w:id="650" w:author="Name Required" w:date="2015-04-09T19:54:00Z">
            <w:rPr>
              <w:rFonts w:cs="Arial"/>
            </w:rPr>
          </w:rPrChange>
        </w:rPr>
        <w:t>“</w:t>
      </w:r>
      <w:r w:rsidRPr="006F36ED">
        <w:rPr>
          <w:rFonts w:cs="Arial"/>
          <w:strike/>
          <w:rPrChange w:id="651" w:author="Name Required" w:date="2015-04-09T19:54:00Z">
            <w:rPr>
              <w:rFonts w:cs="Arial"/>
            </w:rPr>
          </w:rPrChange>
        </w:rPr>
        <w:t>external</w:t>
      </w:r>
      <w:r w:rsidR="008B2F44" w:rsidRPr="006F36ED">
        <w:rPr>
          <w:rFonts w:cs="Arial"/>
          <w:strike/>
          <w:rPrChange w:id="652" w:author="Name Required" w:date="2015-04-09T19:54:00Z">
            <w:rPr>
              <w:rFonts w:cs="Arial"/>
            </w:rPr>
          </w:rPrChange>
        </w:rPr>
        <w:t>”</w:t>
      </w:r>
      <w:r w:rsidRPr="006F36ED">
        <w:rPr>
          <w:rFonts w:cs="Arial"/>
          <w:strike/>
          <w:rPrChange w:id="653" w:author="Name Required" w:date="2015-04-09T19:54:00Z">
            <w:rPr>
              <w:rFonts w:cs="Arial"/>
            </w:rPr>
          </w:rPrChange>
        </w:rPr>
        <w:t xml:space="preserve"> hosts that includes what kind of malicious activity has been observed, by whom, starting and ending when, have they been involved in precious incidents I have dealt with, etc. This view could combine a timeline aspect (first seen to last seen time ranges along the X axis), for one or more sources of threat intelligence (discrete items along a non-linear Y axis) with some method of mapping to these external hosts (grouping into AS, etc.). The objective is to quickly associate context about threats with</w:t>
      </w:r>
      <w:r w:rsidR="008B2F44" w:rsidRPr="006F36ED">
        <w:rPr>
          <w:rFonts w:cs="Arial"/>
          <w:strike/>
          <w:rPrChange w:id="654" w:author="Name Required" w:date="2015-04-09T19:54:00Z">
            <w:rPr>
              <w:rFonts w:cs="Arial"/>
            </w:rPr>
          </w:rPrChange>
        </w:rPr>
        <w:t>in</w:t>
      </w:r>
      <w:r w:rsidRPr="006F36ED">
        <w:rPr>
          <w:rFonts w:cs="Arial"/>
          <w:strike/>
          <w:rPrChange w:id="655" w:author="Name Required" w:date="2015-04-09T19:54:00Z">
            <w:rPr>
              <w:rFonts w:cs="Arial"/>
            </w:rPr>
          </w:rPrChange>
        </w:rPr>
        <w:t xml:space="preserve"> observed flows or </w:t>
      </w:r>
      <w:r w:rsidR="008B2F44" w:rsidRPr="006F36ED">
        <w:rPr>
          <w:rFonts w:cs="Arial"/>
          <w:strike/>
          <w:rPrChange w:id="656" w:author="Name Required" w:date="2015-04-09T19:54:00Z">
            <w:rPr>
              <w:rFonts w:cs="Arial"/>
            </w:rPr>
          </w:rPrChange>
        </w:rPr>
        <w:t>logged event</w:t>
      </w:r>
      <w:r w:rsidRPr="006F36ED">
        <w:rPr>
          <w:rFonts w:cs="Arial"/>
          <w:strike/>
          <w:rPrChange w:id="657" w:author="Name Required" w:date="2015-04-09T19:54:00Z">
            <w:rPr>
              <w:rFonts w:cs="Arial"/>
            </w:rPr>
          </w:rPrChange>
        </w:rPr>
        <w:t>s.”</w:t>
      </w:r>
    </w:p>
    <w:p w14:paraId="1B3C59A4" w14:textId="7487A421" w:rsidR="00523CD5" w:rsidRPr="006F36ED" w:rsidRDefault="004E307B" w:rsidP="00F716A4">
      <w:pPr>
        <w:widowControl/>
        <w:numPr>
          <w:ilvl w:val="0"/>
          <w:numId w:val="26"/>
        </w:numPr>
        <w:tabs>
          <w:tab w:val="left" w:pos="1080"/>
        </w:tabs>
        <w:adjustRightInd/>
        <w:spacing w:after="240" w:line="240" w:lineRule="auto"/>
        <w:jc w:val="left"/>
        <w:textAlignment w:val="auto"/>
        <w:rPr>
          <w:rFonts w:cs="Arial"/>
          <w:strike/>
          <w:rPrChange w:id="658" w:author="Name Required" w:date="2015-04-09T19:54:00Z">
            <w:rPr>
              <w:rFonts w:cs="Arial"/>
            </w:rPr>
          </w:rPrChange>
        </w:rPr>
      </w:pPr>
      <w:r>
        <w:rPr>
          <w:rFonts w:cs="Arial"/>
        </w:rPr>
        <w:t xml:space="preserve"> </w:t>
      </w:r>
      <w:r w:rsidR="00523CD5" w:rsidRPr="006F36ED">
        <w:rPr>
          <w:rFonts w:cs="Arial"/>
          <w:strike/>
          <w:rPrChange w:id="659" w:author="Name Required" w:date="2015-04-09T19:54:00Z">
            <w:rPr>
              <w:rFonts w:cs="Arial"/>
            </w:rPr>
          </w:rPrChange>
        </w:rPr>
        <w:t xml:space="preserve">“As an {analyst, investigator, security operator}, I would like to be able to </w:t>
      </w:r>
      <w:r w:rsidRPr="006F36ED">
        <w:rPr>
          <w:rFonts w:cs="Arial"/>
          <w:strike/>
          <w:rPrChange w:id="660" w:author="Name Required" w:date="2015-04-09T19:54:00Z">
            <w:rPr>
              <w:rFonts w:cs="Arial"/>
            </w:rPr>
          </w:rPrChange>
        </w:rPr>
        <w:t>step through large volumes of output records in a manner that reduces the set of remaining items as quickly as possible. I would like to see related entries visually identified as being part of a common set, and have the ability to select one representative entry, tag it, categorize it as being benign or malicious, then filtering all of the related records out so as to focus on categorizing the remaining records. If the system can remember the tags and automatically apply them when similar records are seen in the future, it will be easier to identify new unknown records that require analytic scrutiny</w:t>
      </w:r>
      <w:r w:rsidR="00523CD5" w:rsidRPr="006F36ED">
        <w:rPr>
          <w:rFonts w:cs="Arial"/>
          <w:strike/>
          <w:rPrChange w:id="661" w:author="Name Required" w:date="2015-04-09T19:54:00Z">
            <w:rPr>
              <w:rFonts w:cs="Arial"/>
            </w:rPr>
          </w:rPrChange>
        </w:rPr>
        <w:t>.”</w:t>
      </w:r>
    </w:p>
    <w:p w14:paraId="12B08DB0" w14:textId="0583A941" w:rsidR="001A3084" w:rsidRPr="006F36ED" w:rsidRDefault="008B2F44" w:rsidP="00F716A4">
      <w:pPr>
        <w:widowControl/>
        <w:numPr>
          <w:ilvl w:val="0"/>
          <w:numId w:val="26"/>
        </w:numPr>
        <w:tabs>
          <w:tab w:val="left" w:pos="1080"/>
        </w:tabs>
        <w:adjustRightInd/>
        <w:spacing w:after="240" w:line="240" w:lineRule="auto"/>
        <w:jc w:val="left"/>
        <w:textAlignment w:val="auto"/>
        <w:rPr>
          <w:rFonts w:cs="Arial"/>
          <w:strike/>
          <w:rPrChange w:id="662" w:author="Name Required" w:date="2015-04-09T19:55:00Z">
            <w:rPr>
              <w:rFonts w:cs="Arial"/>
            </w:rPr>
          </w:rPrChange>
        </w:rPr>
      </w:pPr>
      <w:r w:rsidRPr="006F36ED">
        <w:rPr>
          <w:rFonts w:cs="Arial"/>
          <w:strike/>
          <w:rPrChange w:id="663" w:author="Name Required" w:date="2015-04-09T19:55:00Z">
            <w:rPr>
              <w:rFonts w:cs="Arial"/>
            </w:rPr>
          </w:rPrChange>
        </w:rPr>
        <w:t xml:space="preserve">“As a </w:t>
      </w:r>
      <w:r w:rsidR="00EB498C" w:rsidRPr="006F36ED">
        <w:rPr>
          <w:rFonts w:cs="Arial"/>
          <w:strike/>
          <w:rPrChange w:id="664" w:author="Name Required" w:date="2015-04-09T19:55:00Z">
            <w:rPr>
              <w:rFonts w:cs="Arial"/>
            </w:rPr>
          </w:rPrChange>
        </w:rPr>
        <w:t>system administrator, I would like to have a picture of the operational state of all of the system components that make up DIMS (and related underlying SIEM, etc.) This will allow me to quickly diagnose outages in dependent sub-systems that cause the system as a whole to not function as expected. The less time that it takes me to diagnose the trouble and remediate, the better.”</w:t>
      </w:r>
    </w:p>
    <w:p w14:paraId="2700DD36" w14:textId="34CB3D23" w:rsidR="00EB498C" w:rsidRPr="006F36ED" w:rsidRDefault="00EB498C" w:rsidP="00F716A4">
      <w:pPr>
        <w:widowControl/>
        <w:numPr>
          <w:ilvl w:val="0"/>
          <w:numId w:val="26"/>
        </w:numPr>
        <w:tabs>
          <w:tab w:val="left" w:pos="1080"/>
        </w:tabs>
        <w:adjustRightInd/>
        <w:spacing w:after="240" w:line="240" w:lineRule="auto"/>
        <w:jc w:val="left"/>
        <w:textAlignment w:val="auto"/>
        <w:rPr>
          <w:rFonts w:cs="Arial"/>
          <w:strike/>
          <w:rPrChange w:id="665" w:author="Name Required" w:date="2015-04-09T19:56:00Z">
            <w:rPr>
              <w:rFonts w:cs="Arial"/>
            </w:rPr>
          </w:rPrChange>
        </w:rPr>
      </w:pPr>
      <w:r w:rsidRPr="006F36ED">
        <w:rPr>
          <w:rFonts w:cs="Arial"/>
          <w:strike/>
          <w:rPrChange w:id="666" w:author="Name Required" w:date="2015-04-09T19:56:00Z">
            <w:rPr>
              <w:rFonts w:cs="Arial"/>
            </w:rPr>
          </w:rPrChange>
        </w:rPr>
        <w:t>“As a system administrator, I would like to be able to update or reconfigure DIMS subsystem components from a central location (rather than having to log in to each system and copy/edit files by hand). I would like to be assured that those changes are applied uniformly across all subsystem components, and that I have a mechanism to back out to a previous running state if need be to maintain uptime.”</w:t>
      </w:r>
    </w:p>
    <w:p w14:paraId="6B3F351D" w14:textId="576548B0" w:rsidR="00EB498C" w:rsidRPr="006F36ED" w:rsidRDefault="00EB498C" w:rsidP="00F716A4">
      <w:pPr>
        <w:widowControl/>
        <w:numPr>
          <w:ilvl w:val="0"/>
          <w:numId w:val="26"/>
        </w:numPr>
        <w:tabs>
          <w:tab w:val="left" w:pos="1080"/>
        </w:tabs>
        <w:adjustRightInd/>
        <w:spacing w:after="240" w:line="240" w:lineRule="auto"/>
        <w:jc w:val="left"/>
        <w:textAlignment w:val="auto"/>
        <w:rPr>
          <w:rFonts w:cs="Arial"/>
          <w:strike/>
          <w:rPrChange w:id="667" w:author="Name Required" w:date="2015-04-09T19:57:00Z">
            <w:rPr>
              <w:rFonts w:cs="Arial"/>
            </w:rPr>
          </w:rPrChange>
        </w:rPr>
      </w:pPr>
      <w:r w:rsidRPr="006F36ED">
        <w:rPr>
          <w:rFonts w:cs="Arial"/>
          <w:strike/>
          <w:rPrChange w:id="668" w:author="Name Required" w:date="2015-04-09T19:57:00Z">
            <w:rPr>
              <w:rFonts w:cs="Arial"/>
            </w:rPr>
          </w:rPrChange>
        </w:rPr>
        <w:t>“As a {system administrator, security operator}, I would like to know that the DIMS system components are being monitored for attempted access by any of the same malicious actors who are seen to be threatening my constituent users. It is only natural to assume that an attack on any participant site could lead to discovery of the security monitoring system and for that system to be attacked as well, so the system should be monitoring itself using the same cross-organizational correlation features as are used internally.”</w:t>
      </w:r>
    </w:p>
    <w:p w14:paraId="6C9B412A" w14:textId="4A674C18" w:rsidR="00EB498C" w:rsidRPr="00A02B36" w:rsidRDefault="00EB498C" w:rsidP="00F716A4">
      <w:pPr>
        <w:widowControl/>
        <w:numPr>
          <w:ilvl w:val="0"/>
          <w:numId w:val="26"/>
        </w:numPr>
        <w:tabs>
          <w:tab w:val="left" w:pos="1080"/>
        </w:tabs>
        <w:adjustRightInd/>
        <w:spacing w:after="240" w:line="240" w:lineRule="auto"/>
        <w:jc w:val="left"/>
        <w:textAlignment w:val="auto"/>
        <w:rPr>
          <w:rFonts w:cs="Arial"/>
          <w:strike/>
          <w:rPrChange w:id="669" w:author="Name Required" w:date="2015-04-09T19:59:00Z">
            <w:rPr>
              <w:rFonts w:cs="Arial"/>
            </w:rPr>
          </w:rPrChange>
        </w:rPr>
      </w:pPr>
      <w:r w:rsidRPr="00A02B36">
        <w:rPr>
          <w:rFonts w:cs="Arial"/>
          <w:strike/>
          <w:rPrChange w:id="670" w:author="Name Required" w:date="2015-04-09T19:59:00Z">
            <w:rPr>
              <w:rFonts w:cs="Arial"/>
            </w:rPr>
          </w:rPrChange>
        </w:rPr>
        <w:t xml:space="preserve">“As a system administrator, I would like to be able to deal with a breach of the security system in a tactical way. If a user is found to have had a compromise of their account, all access to that user should be disabled uniformly across all system components via the single-signon </w:t>
      </w:r>
      <w:r w:rsidR="00104FC4" w:rsidRPr="00A02B36">
        <w:rPr>
          <w:rFonts w:cs="Arial"/>
          <w:strike/>
          <w:rPrChange w:id="671" w:author="Name Required" w:date="2015-04-09T19:59:00Z">
            <w:rPr>
              <w:rFonts w:cs="Arial"/>
            </w:rPr>
          </w:rPrChange>
        </w:rPr>
        <w:t>authentication subsystem. All cryptograph keys should also be revoked. Once the user has been informed and the computer systems they use cleaned, all cryptographic keys, certificates, and password should be updated and re-issued</w:t>
      </w:r>
      <w:r w:rsidRPr="00A02B36">
        <w:rPr>
          <w:rFonts w:cs="Arial"/>
          <w:strike/>
          <w:rPrChange w:id="672" w:author="Name Required" w:date="2015-04-09T19:59:00Z">
            <w:rPr>
              <w:rFonts w:cs="Arial"/>
            </w:rPr>
          </w:rPrChange>
        </w:rPr>
        <w:t>”</w:t>
      </w:r>
    </w:p>
    <w:p w14:paraId="2FF261F7" w14:textId="365F0D8C" w:rsidR="00EB498C" w:rsidRPr="00A02B36" w:rsidRDefault="00EB498C" w:rsidP="00F716A4">
      <w:pPr>
        <w:widowControl/>
        <w:numPr>
          <w:ilvl w:val="0"/>
          <w:numId w:val="26"/>
        </w:numPr>
        <w:tabs>
          <w:tab w:val="left" w:pos="1080"/>
        </w:tabs>
        <w:adjustRightInd/>
        <w:spacing w:after="240" w:line="240" w:lineRule="auto"/>
        <w:jc w:val="left"/>
        <w:textAlignment w:val="auto"/>
        <w:rPr>
          <w:rFonts w:cs="Arial"/>
          <w:strike/>
          <w:rPrChange w:id="673" w:author="Name Required" w:date="2015-04-09T19:59:00Z">
            <w:rPr>
              <w:rFonts w:cs="Arial"/>
            </w:rPr>
          </w:rPrChange>
        </w:rPr>
      </w:pPr>
      <w:r w:rsidRPr="00A02B36">
        <w:rPr>
          <w:rFonts w:cs="Arial"/>
          <w:strike/>
          <w:rPrChange w:id="674" w:author="Name Required" w:date="2015-04-09T19:59:00Z">
            <w:rPr>
              <w:rFonts w:cs="Arial"/>
            </w:rPr>
          </w:rPrChange>
        </w:rPr>
        <w:t>“As a</w:t>
      </w:r>
      <w:r w:rsidR="0085458A" w:rsidRPr="00A02B36">
        <w:rPr>
          <w:rFonts w:cs="Arial"/>
          <w:strike/>
          <w:rPrChange w:id="675" w:author="Name Required" w:date="2015-04-09T19:59:00Z">
            <w:rPr>
              <w:rFonts w:cs="Arial"/>
            </w:rPr>
          </w:rPrChange>
        </w:rPr>
        <w:t xml:space="preserve"> user of the system, I would like to see the status of any asynchronous queries or report generation requests I have made. It is reasonable for a search through the entire history of billions of events to take some time to complete, but I would like to be able to tell approximately how long I will have to wait. Ideally, the system would keep track of previous requests, the time span and complexity of filtering applied, and to provide a time estimate when a new query is being formulated so as to guide me in deciding what I really need to ask for to get an answer in the time frame I am faced with at the moment.</w:t>
      </w:r>
      <w:r w:rsidRPr="00A02B36">
        <w:rPr>
          <w:rFonts w:cs="Arial"/>
          <w:strike/>
          <w:rPrChange w:id="676" w:author="Name Required" w:date="2015-04-09T19:59:00Z">
            <w:rPr>
              <w:rFonts w:cs="Arial"/>
            </w:rPr>
          </w:rPrChange>
        </w:rPr>
        <w:t>”</w:t>
      </w:r>
    </w:p>
    <w:p w14:paraId="6F4BB515" w14:textId="77777777" w:rsidR="0085458A" w:rsidRPr="00A02B36" w:rsidRDefault="0085458A" w:rsidP="00F716A4">
      <w:pPr>
        <w:widowControl/>
        <w:numPr>
          <w:ilvl w:val="0"/>
          <w:numId w:val="26"/>
        </w:numPr>
        <w:tabs>
          <w:tab w:val="left" w:pos="1080"/>
        </w:tabs>
        <w:adjustRightInd/>
        <w:spacing w:after="240" w:line="240" w:lineRule="auto"/>
        <w:jc w:val="left"/>
        <w:textAlignment w:val="auto"/>
        <w:rPr>
          <w:rFonts w:cs="Arial"/>
          <w:strike/>
          <w:rPrChange w:id="677" w:author="Name Required" w:date="2015-04-09T20:01:00Z">
            <w:rPr>
              <w:rFonts w:cs="Arial"/>
            </w:rPr>
          </w:rPrChange>
        </w:rPr>
      </w:pPr>
      <w:r w:rsidRPr="00A02B36">
        <w:rPr>
          <w:rFonts w:cs="Arial"/>
          <w:strike/>
          <w:rPrChange w:id="678" w:author="Name Required" w:date="2015-04-09T20:01:00Z">
            <w:rPr>
              <w:rFonts w:cs="Arial"/>
            </w:rPr>
          </w:rPrChange>
        </w:rPr>
        <w:t>“As an {analyst, security operator}, I would like to have links to detailed analyses and reports that are available in public sources when a query I have made results in identifying known malware or malicious actors. This way I can more quickly come up to speed on what is (or is not) known about the threat behind the indicators or observables I am dealing with.”</w:t>
      </w:r>
    </w:p>
    <w:p w14:paraId="5483F80D" w14:textId="34090F7E" w:rsidR="00EB498C" w:rsidRPr="00A02B36" w:rsidRDefault="0085458A" w:rsidP="00F716A4">
      <w:pPr>
        <w:widowControl/>
        <w:numPr>
          <w:ilvl w:val="0"/>
          <w:numId w:val="26"/>
        </w:numPr>
        <w:tabs>
          <w:tab w:val="left" w:pos="1080"/>
        </w:tabs>
        <w:adjustRightInd/>
        <w:spacing w:after="240" w:line="240" w:lineRule="auto"/>
        <w:jc w:val="left"/>
        <w:textAlignment w:val="auto"/>
        <w:rPr>
          <w:rFonts w:cs="Arial"/>
          <w:strike/>
          <w:rPrChange w:id="679" w:author="Name Required" w:date="2015-04-09T20:02:00Z">
            <w:rPr>
              <w:rFonts w:cs="Arial"/>
            </w:rPr>
          </w:rPrChange>
        </w:rPr>
      </w:pPr>
      <w:r w:rsidRPr="00A02B36">
        <w:rPr>
          <w:rFonts w:cs="Arial"/>
          <w:strike/>
          <w:rPrChange w:id="680" w:author="Name Required" w:date="2015-04-09T20:02:00Z">
            <w:rPr>
              <w:rFonts w:cs="Arial"/>
            </w:rPr>
          </w:rPrChange>
        </w:rPr>
        <w:t>“As a {system administrator, security operator, network operator}, I would like to have links to Course of Action steps related to the threats that I identify using the DIMS system. This allows me to not only inform owners or compromised assets that have been identified by the system, but to also give them information about what they need to do, in what order they should take steps, and when/how to preserve evidence in the event that there is criminal investigation ongoing.</w:t>
      </w:r>
      <w:r w:rsidR="00EB498C" w:rsidRPr="00A02B36">
        <w:rPr>
          <w:rFonts w:cs="Arial"/>
          <w:strike/>
          <w:rPrChange w:id="681" w:author="Name Required" w:date="2015-04-09T20:02:00Z">
            <w:rPr>
              <w:rFonts w:cs="Arial"/>
            </w:rPr>
          </w:rPrChange>
        </w:rPr>
        <w:t>”</w:t>
      </w:r>
    </w:p>
    <w:p w14:paraId="77267B6A" w14:textId="264A6640" w:rsidR="00EB498C" w:rsidRPr="00A02B36" w:rsidRDefault="00EB498C" w:rsidP="00F716A4">
      <w:pPr>
        <w:widowControl/>
        <w:numPr>
          <w:ilvl w:val="0"/>
          <w:numId w:val="26"/>
        </w:numPr>
        <w:tabs>
          <w:tab w:val="left" w:pos="1080"/>
        </w:tabs>
        <w:adjustRightInd/>
        <w:spacing w:after="240" w:line="240" w:lineRule="auto"/>
        <w:jc w:val="left"/>
        <w:textAlignment w:val="auto"/>
        <w:rPr>
          <w:rFonts w:cs="Arial"/>
          <w:strike/>
          <w:rPrChange w:id="682" w:author="Name Required" w:date="2015-04-09T20:04:00Z">
            <w:rPr>
              <w:rFonts w:cs="Arial"/>
            </w:rPr>
          </w:rPrChange>
        </w:rPr>
      </w:pPr>
      <w:r w:rsidRPr="00A02B36">
        <w:rPr>
          <w:rFonts w:cs="Arial"/>
          <w:strike/>
          <w:rPrChange w:id="683" w:author="Name Required" w:date="2015-04-09T20:04:00Z">
            <w:rPr>
              <w:rFonts w:cs="Arial"/>
            </w:rPr>
          </w:rPrChange>
        </w:rPr>
        <w:t>“As a</w:t>
      </w:r>
      <w:r w:rsidR="00E8117A" w:rsidRPr="00A02B36">
        <w:rPr>
          <w:rFonts w:cs="Arial"/>
          <w:strike/>
          <w:rPrChange w:id="684" w:author="Name Required" w:date="2015-04-09T20:04:00Z">
            <w:rPr>
              <w:rFonts w:cs="Arial"/>
            </w:rPr>
          </w:rPrChange>
        </w:rPr>
        <w:t xml:space="preserve"> user of the DIMS system, I would like the ability to (at any point in time during analysis of an incident or while viewing the situation associated with threats across the user population) produce an anonymized version of the output I am looking at so as to be able to share it with outside entities. The system should anonymize and filter the data according to the policies set by the entities that provided the underlying data, and I should be able to determine the policy for sharing of information (by clearly seeing its tagged TLP sensitivity level). Reports should similarly be tagged appropriately with TLP for the sensitivity level of the aggregate document.</w:t>
      </w:r>
      <w:r w:rsidRPr="00A02B36">
        <w:rPr>
          <w:rFonts w:cs="Arial"/>
          <w:strike/>
          <w:rPrChange w:id="685" w:author="Name Required" w:date="2015-04-09T20:04:00Z">
            <w:rPr>
              <w:rFonts w:cs="Arial"/>
            </w:rPr>
          </w:rPrChange>
        </w:rPr>
        <w:t>”</w:t>
      </w:r>
    </w:p>
    <w:p w14:paraId="688BF92A" w14:textId="3C726B79" w:rsidR="00D37B6C" w:rsidRPr="00A02B36" w:rsidRDefault="00EB498C" w:rsidP="00F716A4">
      <w:pPr>
        <w:widowControl/>
        <w:numPr>
          <w:ilvl w:val="0"/>
          <w:numId w:val="26"/>
        </w:numPr>
        <w:tabs>
          <w:tab w:val="left" w:pos="1080"/>
        </w:tabs>
        <w:adjustRightInd/>
        <w:spacing w:after="240" w:line="240" w:lineRule="auto"/>
        <w:jc w:val="left"/>
        <w:textAlignment w:val="auto"/>
        <w:rPr>
          <w:rFonts w:cs="Arial"/>
          <w:strike/>
          <w:rPrChange w:id="686" w:author="Name Required" w:date="2015-04-09T20:05:00Z">
            <w:rPr>
              <w:rFonts w:cs="Arial"/>
            </w:rPr>
          </w:rPrChange>
        </w:rPr>
      </w:pPr>
      <w:r w:rsidRPr="00A02B36">
        <w:rPr>
          <w:rFonts w:cs="Arial"/>
          <w:strike/>
          <w:rPrChange w:id="687" w:author="Name Required" w:date="2015-04-09T20:05:00Z">
            <w:rPr>
              <w:rFonts w:cs="Arial"/>
            </w:rPr>
          </w:rPrChange>
        </w:rPr>
        <w:t>“As a</w:t>
      </w:r>
      <w:r w:rsidR="00E8117A" w:rsidRPr="00A02B36">
        <w:rPr>
          <w:rFonts w:cs="Arial"/>
          <w:strike/>
          <w:rPrChange w:id="688" w:author="Name Required" w:date="2015-04-09T20:05:00Z">
            <w:rPr>
              <w:rFonts w:cs="Arial"/>
            </w:rPr>
          </w:rPrChange>
        </w:rPr>
        <w:t xml:space="preserve"> {system administrator, security operator}, I would like to be able to link indicators and observables that come in at the network level (e.g., IP addresses, domain names, URLs) to observables at the host level (e.g., Registry Keys and values, file names, cryptographic hashes of files)</w:t>
      </w:r>
      <w:r w:rsidR="00D37B6C" w:rsidRPr="00A02B36">
        <w:rPr>
          <w:rFonts w:cs="Arial"/>
          <w:strike/>
          <w:rPrChange w:id="689" w:author="Name Required" w:date="2015-04-09T20:05:00Z">
            <w:rPr>
              <w:rFonts w:cs="Arial"/>
            </w:rPr>
          </w:rPrChange>
        </w:rPr>
        <w:t xml:space="preserve"> and search for those observables to confirm or refute assertions that computers under my authority have been compromised. If I get confirmation, I would then like to preserve evidence and maintain chain of custody for that evidence as easily and quickly as possible.”</w:t>
      </w:r>
    </w:p>
    <w:p w14:paraId="73F53317" w14:textId="3F2DC6ED" w:rsidR="00EB498C" w:rsidRPr="00A02B36" w:rsidRDefault="00D37B6C" w:rsidP="00F716A4">
      <w:pPr>
        <w:widowControl/>
        <w:numPr>
          <w:ilvl w:val="0"/>
          <w:numId w:val="26"/>
        </w:numPr>
        <w:tabs>
          <w:tab w:val="left" w:pos="1080"/>
        </w:tabs>
        <w:adjustRightInd/>
        <w:spacing w:after="240" w:line="240" w:lineRule="auto"/>
        <w:jc w:val="left"/>
        <w:textAlignment w:val="auto"/>
        <w:rPr>
          <w:rFonts w:cs="Arial"/>
          <w:strike/>
          <w:rPrChange w:id="690" w:author="Name Required" w:date="2015-04-09T20:06:00Z">
            <w:rPr>
              <w:rFonts w:cs="Arial"/>
            </w:rPr>
          </w:rPrChange>
        </w:rPr>
      </w:pPr>
      <w:r w:rsidRPr="00A02B36">
        <w:rPr>
          <w:rFonts w:cs="Arial"/>
          <w:strike/>
          <w:rPrChange w:id="691" w:author="Name Required" w:date="2015-04-09T20:06:00Z">
            <w:rPr>
              <w:rFonts w:cs="Arial"/>
            </w:rPr>
          </w:rPrChange>
        </w:rPr>
        <w:t>“As a</w:t>
      </w:r>
      <w:r w:rsidR="000C51B8" w:rsidRPr="00A02B36">
        <w:rPr>
          <w:rFonts w:cs="Arial"/>
          <w:strike/>
          <w:rPrChange w:id="692" w:author="Name Required" w:date="2015-04-09T20:06:00Z">
            <w:rPr>
              <w:rFonts w:cs="Arial"/>
            </w:rPr>
          </w:rPrChange>
        </w:rPr>
        <w:t>n</w:t>
      </w:r>
      <w:r w:rsidRPr="00A02B36">
        <w:rPr>
          <w:rFonts w:cs="Arial"/>
          <w:strike/>
          <w:rPrChange w:id="693" w:author="Name Required" w:date="2015-04-09T20:06:00Z">
            <w:rPr>
              <w:rFonts w:cs="Arial"/>
            </w:rPr>
          </w:rPrChange>
        </w:rPr>
        <w:t xml:space="preserve"> </w:t>
      </w:r>
      <w:r w:rsidR="000C51B8" w:rsidRPr="00A02B36">
        <w:rPr>
          <w:rFonts w:cs="Arial"/>
          <w:strike/>
          <w:rPrChange w:id="694" w:author="Name Required" w:date="2015-04-09T20:06:00Z">
            <w:rPr>
              <w:rFonts w:cs="Arial"/>
            </w:rPr>
          </w:rPrChange>
        </w:rPr>
        <w:t xml:space="preserve">{analyst, security operator} </w:t>
      </w:r>
      <w:r w:rsidRPr="00A02B36">
        <w:rPr>
          <w:rFonts w:cs="Arial"/>
          <w:strike/>
          <w:rPrChange w:id="695" w:author="Name Required" w:date="2015-04-09T20:06:00Z">
            <w:rPr>
              <w:rFonts w:cs="Arial"/>
            </w:rPr>
          </w:rPrChange>
        </w:rPr>
        <w:t>I would</w:t>
      </w:r>
      <w:r w:rsidR="000C51B8" w:rsidRPr="00A02B36">
        <w:rPr>
          <w:rFonts w:cs="Arial"/>
          <w:strike/>
          <w:rPrChange w:id="696" w:author="Name Required" w:date="2015-04-09T20:06:00Z">
            <w:rPr>
              <w:rFonts w:cs="Arial"/>
            </w:rPr>
          </w:rPrChange>
        </w:rPr>
        <w:t xml:space="preserve"> like to be able to start an analysis and annotate data files as I go through the analysis process, trying to derive meaning from what I am seeing in the data, and being able to (at any time seems appropriate) create a reference to the current data set(s) and my view of them so I can pass this reference identifier to another analyst, a CISO, or an investigator, </w:t>
      </w:r>
      <w:r w:rsidR="005F3BB8" w:rsidRPr="00A02B36">
        <w:rPr>
          <w:rFonts w:cs="Arial"/>
          <w:strike/>
          <w:rPrChange w:id="697" w:author="Name Required" w:date="2015-04-09T20:06:00Z">
            <w:rPr>
              <w:rFonts w:cs="Arial"/>
            </w:rPr>
          </w:rPrChange>
        </w:rPr>
        <w:t>to allow them to take a look at what I am seeing and provide their input. For example, if someone reports a DoS attack directed at SLTT government, and my analysis confirms that such an act can be seen in the PRISEM population, I would like to provide my observations to someone to help investigate targeting, etc., in order to develop a better picture of what is happening. If the result is a determination that a SITREP should be developed and information passed along to federal law enforcement, the updated annotated body of data can then be assembled into a SITREP (using a “break” or “step” reporting format, including both cleartext and anonymized versions for sharing with outside groups) and passed along with little added effort.</w:t>
      </w:r>
      <w:r w:rsidR="00EB498C" w:rsidRPr="00A02B36">
        <w:rPr>
          <w:rFonts w:cs="Arial"/>
          <w:strike/>
          <w:rPrChange w:id="698" w:author="Name Required" w:date="2015-04-09T20:06:00Z">
            <w:rPr>
              <w:rFonts w:cs="Arial"/>
            </w:rPr>
          </w:rPrChange>
        </w:rPr>
        <w:t>”</w:t>
      </w:r>
    </w:p>
    <w:p w14:paraId="664D32D8" w14:textId="77777777" w:rsidR="00523CD5" w:rsidRPr="00974235" w:rsidRDefault="00523CD5" w:rsidP="0015068C">
      <w:pPr>
        <w:widowControl/>
        <w:tabs>
          <w:tab w:val="left" w:pos="450"/>
        </w:tabs>
        <w:adjustRightInd/>
        <w:spacing w:line="240" w:lineRule="auto"/>
        <w:jc w:val="left"/>
        <w:textAlignment w:val="auto"/>
        <w:rPr>
          <w:rFonts w:cs="Arial"/>
          <w:b/>
        </w:rPr>
      </w:pPr>
    </w:p>
    <w:p w14:paraId="6B0EDA12" w14:textId="490C9711" w:rsidR="00734224" w:rsidRPr="00974235" w:rsidDel="009F1C3B" w:rsidRDefault="00734224" w:rsidP="009C01EB">
      <w:pPr>
        <w:keepNext/>
        <w:widowControl/>
        <w:tabs>
          <w:tab w:val="left" w:pos="450"/>
        </w:tabs>
        <w:adjustRightInd/>
        <w:spacing w:after="120" w:line="240" w:lineRule="auto"/>
        <w:ind w:left="446" w:hanging="446"/>
        <w:jc w:val="left"/>
        <w:textAlignment w:val="auto"/>
        <w:rPr>
          <w:del w:id="699" w:author="Name Required" w:date="2015-04-08T17:38:00Z"/>
          <w:rFonts w:cs="Arial"/>
        </w:rPr>
      </w:pPr>
      <w:del w:id="700" w:author="Name Required" w:date="2015-04-08T17:38:00Z">
        <w:r w:rsidRPr="00974235" w:rsidDel="009F1C3B">
          <w:rPr>
            <w:rFonts w:cs="Arial"/>
            <w:b/>
          </w:rPr>
          <w:delText>5.0</w:delText>
        </w:r>
        <w:r w:rsidRPr="00974235" w:rsidDel="009F1C3B">
          <w:rPr>
            <w:rFonts w:cs="Arial"/>
            <w:b/>
          </w:rPr>
          <w:tab/>
        </w:r>
        <w:r w:rsidR="00D71EE8" w:rsidDel="009F1C3B">
          <w:rPr>
            <w:rFonts w:cs="Arial"/>
            <w:b/>
          </w:rPr>
          <w:delText>Contacts</w:delText>
        </w:r>
      </w:del>
    </w:p>
    <w:p w14:paraId="17A2BF04" w14:textId="3172BA4C" w:rsidR="00D71EE8" w:rsidDel="009F1C3B" w:rsidRDefault="00D71EE8" w:rsidP="00D71EE8">
      <w:pPr>
        <w:pStyle w:val="BodyText2"/>
        <w:tabs>
          <w:tab w:val="left" w:pos="3600"/>
          <w:tab w:val="left" w:pos="6480"/>
        </w:tabs>
        <w:spacing w:line="240" w:lineRule="auto"/>
        <w:rPr>
          <w:del w:id="701" w:author="Name Required" w:date="2015-04-08T17:38:00Z"/>
        </w:rPr>
      </w:pPr>
      <w:del w:id="702" w:author="Name Required" w:date="2015-04-08T17:38:00Z">
        <w:r w:rsidDel="009F1C3B">
          <w:delText>David Dittrich (Principal Investigator)</w:delText>
        </w:r>
        <w:r w:rsidDel="009F1C3B">
          <w:tab/>
        </w:r>
        <w:r w:rsidR="009F1C3B" w:rsidDel="009F1C3B">
          <w:fldChar w:fldCharType="begin"/>
        </w:r>
        <w:r w:rsidR="009F1C3B" w:rsidDel="009F1C3B">
          <w:delInstrText xml:space="preserve"> HYPERLINK "mailto:dittrich@uw.edu" </w:delInstrText>
        </w:r>
        <w:r w:rsidR="009F1C3B" w:rsidDel="009F1C3B">
          <w:fldChar w:fldCharType="separate"/>
        </w:r>
        <w:r w:rsidRPr="00BD6A56" w:rsidDel="009F1C3B">
          <w:rPr>
            <w:rStyle w:val="Hyperlink"/>
            <w:rFonts w:cs="Arial"/>
            <w:b/>
          </w:rPr>
          <w:delText>dittrich@uw.edu</w:delText>
        </w:r>
        <w:r w:rsidR="009F1C3B" w:rsidDel="009F1C3B">
          <w:rPr>
            <w:rStyle w:val="Hyperlink"/>
            <w:rFonts w:cs="Arial"/>
            <w:b/>
          </w:rPr>
          <w:fldChar w:fldCharType="end"/>
        </w:r>
        <w:r w:rsidDel="009F1C3B">
          <w:tab/>
          <w:delText>(206) 685-6473</w:delText>
        </w:r>
      </w:del>
    </w:p>
    <w:p w14:paraId="544A8286" w14:textId="4E0154AA" w:rsidR="00D71EE8" w:rsidDel="009F1C3B" w:rsidRDefault="00D71EE8" w:rsidP="00D71EE8">
      <w:pPr>
        <w:pStyle w:val="BodyText2"/>
        <w:tabs>
          <w:tab w:val="left" w:pos="3600"/>
          <w:tab w:val="left" w:pos="6480"/>
        </w:tabs>
        <w:spacing w:line="240" w:lineRule="auto"/>
        <w:rPr>
          <w:del w:id="703" w:author="Name Required" w:date="2015-04-08T17:38:00Z"/>
        </w:rPr>
      </w:pPr>
      <w:del w:id="704" w:author="Name Required" w:date="2015-04-08T17:38:00Z">
        <w:r w:rsidDel="009F1C3B">
          <w:delText>Mickey Ross (RCES)</w:delText>
        </w:r>
        <w:r w:rsidDel="009F1C3B">
          <w:tab/>
        </w:r>
        <w:r w:rsidR="009F1C3B" w:rsidDel="009F1C3B">
          <w:fldChar w:fldCharType="begin"/>
        </w:r>
        <w:r w:rsidR="009F1C3B" w:rsidDel="009F1C3B">
          <w:delInstrText xml:space="preserve"> HYPERLINK "mailto:mickey.ross@rceservices.net" </w:delInstrText>
        </w:r>
        <w:r w:rsidR="009F1C3B" w:rsidDel="009F1C3B">
          <w:fldChar w:fldCharType="separate"/>
        </w:r>
        <w:r w:rsidRPr="00BD6A56" w:rsidDel="009F1C3B">
          <w:rPr>
            <w:rStyle w:val="Hyperlink"/>
          </w:rPr>
          <w:delText>mickey.ross@rceservices.net</w:delText>
        </w:r>
        <w:r w:rsidR="009F1C3B" w:rsidDel="009F1C3B">
          <w:rPr>
            <w:rStyle w:val="Hyperlink"/>
          </w:rPr>
          <w:fldChar w:fldCharType="end"/>
        </w:r>
        <w:r w:rsidDel="009F1C3B">
          <w:tab/>
          <w:delText>(425) 971-1615</w:delText>
        </w:r>
      </w:del>
    </w:p>
    <w:p w14:paraId="0893E205" w14:textId="205914BF" w:rsidR="00D86B47" w:rsidRDefault="00D86B47">
      <w:pPr>
        <w:widowControl/>
        <w:adjustRightInd/>
        <w:spacing w:line="240" w:lineRule="auto"/>
        <w:jc w:val="left"/>
        <w:textAlignment w:val="auto"/>
        <w:rPr>
          <w:rFonts w:cs="Arial"/>
        </w:rPr>
      </w:pPr>
      <w:r>
        <w:rPr>
          <w:rFonts w:cs="Arial"/>
        </w:rPr>
        <w:br w:type="page"/>
      </w:r>
    </w:p>
    <w:p w14:paraId="147DB882" w14:textId="77777777" w:rsidR="00D86B47" w:rsidRPr="00974235" w:rsidRDefault="00D86B47" w:rsidP="00734224">
      <w:pPr>
        <w:widowControl/>
        <w:tabs>
          <w:tab w:val="left" w:pos="1080"/>
        </w:tabs>
        <w:adjustRightInd/>
        <w:spacing w:line="240" w:lineRule="auto"/>
        <w:ind w:left="1080" w:hanging="634"/>
        <w:jc w:val="left"/>
        <w:textAlignment w:val="auto"/>
        <w:rPr>
          <w:rFonts w:cs="Arial"/>
        </w:rPr>
      </w:pPr>
    </w:p>
    <w:tbl>
      <w:tblPr>
        <w:tblpPr w:leftFromText="180" w:rightFromText="180" w:vertAnchor="page" w:horzAnchor="page" w:tblpX="1810" w:tblpY="2465"/>
        <w:tblW w:w="3517" w:type="pct"/>
        <w:tblLook w:val="01E0" w:firstRow="1" w:lastRow="1" w:firstColumn="1" w:lastColumn="1" w:noHBand="0" w:noVBand="0"/>
      </w:tblPr>
      <w:tblGrid>
        <w:gridCol w:w="1215"/>
        <w:gridCol w:w="1593"/>
        <w:gridCol w:w="4181"/>
      </w:tblGrid>
      <w:tr w:rsidR="0015068C" w:rsidRPr="00FD1272" w14:paraId="723232F6" w14:textId="77777777" w:rsidTr="009C01EB">
        <w:tc>
          <w:tcPr>
            <w:tcW w:w="869" w:type="pct"/>
          </w:tcPr>
          <w:p w14:paraId="24BCDF0F"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Version #</w:t>
            </w:r>
          </w:p>
        </w:tc>
        <w:tc>
          <w:tcPr>
            <w:tcW w:w="1140" w:type="pct"/>
          </w:tcPr>
          <w:p w14:paraId="7CC61A09"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Date</w:t>
            </w:r>
          </w:p>
        </w:tc>
        <w:tc>
          <w:tcPr>
            <w:tcW w:w="2991" w:type="pct"/>
          </w:tcPr>
          <w:p w14:paraId="3138FC42"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Description</w:t>
            </w:r>
          </w:p>
        </w:tc>
      </w:tr>
      <w:tr w:rsidR="0015068C" w:rsidRPr="00FD1272" w14:paraId="02A4613C" w14:textId="77777777" w:rsidTr="009C01EB">
        <w:tc>
          <w:tcPr>
            <w:tcW w:w="869" w:type="pct"/>
          </w:tcPr>
          <w:p w14:paraId="0AD9F00C" w14:textId="3EB4F72E"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0.1</w:t>
            </w:r>
          </w:p>
        </w:tc>
        <w:tc>
          <w:tcPr>
            <w:tcW w:w="1140" w:type="pct"/>
          </w:tcPr>
          <w:p w14:paraId="65DAA664" w14:textId="41C75430" w:rsidR="0015068C" w:rsidRPr="00FD1272" w:rsidRDefault="0015068C" w:rsidP="0015068C">
            <w:pPr>
              <w:pStyle w:val="BodyText"/>
              <w:tabs>
                <w:tab w:val="center" w:pos="4320"/>
                <w:tab w:val="right" w:pos="8640"/>
              </w:tabs>
              <w:spacing w:before="40" w:after="40" w:line="240" w:lineRule="auto"/>
              <w:jc w:val="center"/>
              <w:rPr>
                <w:rFonts w:cs="Arial"/>
              </w:rPr>
            </w:pPr>
            <w:r>
              <w:rPr>
                <w:rFonts w:cs="Arial"/>
              </w:rPr>
              <w:t>30 March 2014</w:t>
            </w:r>
          </w:p>
        </w:tc>
        <w:tc>
          <w:tcPr>
            <w:tcW w:w="2991" w:type="pct"/>
          </w:tcPr>
          <w:p w14:paraId="5A5B7BAC" w14:textId="47165B36"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Initial release</w:t>
            </w:r>
            <w:r w:rsidRPr="00FD1272">
              <w:rPr>
                <w:rFonts w:cs="Arial"/>
              </w:rPr>
              <w:t>.</w:t>
            </w:r>
          </w:p>
        </w:tc>
      </w:tr>
    </w:tbl>
    <w:p w14:paraId="3B23162B" w14:textId="1A857165" w:rsidR="009C01EB" w:rsidRPr="00974235" w:rsidDel="009F1C3B" w:rsidRDefault="009C01EB" w:rsidP="009C01EB">
      <w:pPr>
        <w:widowControl/>
        <w:tabs>
          <w:tab w:val="left" w:pos="450"/>
        </w:tabs>
        <w:adjustRightInd/>
        <w:spacing w:after="240" w:line="240" w:lineRule="auto"/>
        <w:ind w:left="450" w:hanging="450"/>
        <w:jc w:val="left"/>
        <w:textAlignment w:val="auto"/>
        <w:rPr>
          <w:del w:id="705" w:author="Name Required" w:date="2015-04-08T17:37:00Z"/>
          <w:rFonts w:cs="Arial"/>
          <w:b/>
        </w:rPr>
      </w:pPr>
      <w:del w:id="706" w:author="Name Required" w:date="2015-04-08T17:37:00Z">
        <w:r w:rsidRPr="00974235" w:rsidDel="009F1C3B">
          <w:rPr>
            <w:rFonts w:cs="Arial"/>
            <w:b/>
          </w:rPr>
          <w:delText>6.0</w:delText>
        </w:r>
        <w:r w:rsidRPr="00974235" w:rsidDel="009F1C3B">
          <w:rPr>
            <w:rFonts w:cs="Arial"/>
            <w:b/>
          </w:rPr>
          <w:tab/>
          <w:delText>Appendices</w:delText>
        </w:r>
      </w:del>
    </w:p>
    <w:p w14:paraId="7910F7E9" w14:textId="741867F4" w:rsidR="00734224" w:rsidDel="009F1C3B" w:rsidRDefault="00734224" w:rsidP="00734224">
      <w:pPr>
        <w:tabs>
          <w:tab w:val="left" w:pos="450"/>
        </w:tabs>
        <w:spacing w:line="240" w:lineRule="auto"/>
        <w:ind w:left="450" w:hanging="450"/>
        <w:rPr>
          <w:del w:id="707" w:author="Name Required" w:date="2015-04-08T17:37:00Z"/>
          <w:rFonts w:cs="Arial"/>
        </w:rPr>
      </w:pPr>
      <w:del w:id="708" w:author="Name Required" w:date="2015-04-08T17:37:00Z">
        <w:r w:rsidRPr="00974235" w:rsidDel="009F1C3B">
          <w:rPr>
            <w:rFonts w:cs="Arial"/>
            <w:b/>
          </w:rPr>
          <w:delText>6.</w:delText>
        </w:r>
        <w:r w:rsidR="001F174C" w:rsidDel="009F1C3B">
          <w:rPr>
            <w:rFonts w:cs="Arial"/>
            <w:b/>
          </w:rPr>
          <w:delText>1</w:delText>
        </w:r>
        <w:r w:rsidRPr="00974235" w:rsidDel="009F1C3B">
          <w:rPr>
            <w:rFonts w:cs="Arial"/>
            <w:b/>
          </w:rPr>
          <w:tab/>
          <w:delText xml:space="preserve">Table of Changes </w:delText>
        </w:r>
      </w:del>
    </w:p>
    <w:p w14:paraId="1B0397C3" w14:textId="6758F65F" w:rsidR="00734224" w:rsidRPr="00974235" w:rsidDel="009F1C3B" w:rsidRDefault="00734224" w:rsidP="00734224">
      <w:pPr>
        <w:spacing w:after="240" w:line="240" w:lineRule="auto"/>
        <w:rPr>
          <w:del w:id="709" w:author="Name Required" w:date="2015-04-08T17:37:00Z"/>
          <w:rFonts w:cs="Arial"/>
        </w:rPr>
      </w:pPr>
    </w:p>
    <w:p w14:paraId="6E33E24C" w14:textId="5AF088BB" w:rsidR="00D86B47" w:rsidDel="009F1C3B" w:rsidRDefault="00D86B47" w:rsidP="00734224">
      <w:pPr>
        <w:tabs>
          <w:tab w:val="left" w:pos="450"/>
        </w:tabs>
        <w:spacing w:after="240" w:line="240" w:lineRule="auto"/>
        <w:ind w:left="450" w:hanging="450"/>
        <w:jc w:val="left"/>
        <w:rPr>
          <w:del w:id="710" w:author="Name Required" w:date="2015-04-08T17:37:00Z"/>
          <w:rFonts w:cs="Arial"/>
          <w:b/>
        </w:rPr>
      </w:pPr>
    </w:p>
    <w:p w14:paraId="7DFFE64E" w14:textId="58BA4F30" w:rsidR="0015068C" w:rsidDel="009F1C3B" w:rsidRDefault="0015068C" w:rsidP="00734224">
      <w:pPr>
        <w:tabs>
          <w:tab w:val="left" w:pos="450"/>
        </w:tabs>
        <w:spacing w:after="240" w:line="240" w:lineRule="auto"/>
        <w:ind w:left="450" w:hanging="450"/>
        <w:jc w:val="left"/>
        <w:rPr>
          <w:del w:id="711" w:author="Name Required" w:date="2015-04-08T17:37:00Z"/>
          <w:rFonts w:cs="Arial"/>
          <w:b/>
        </w:rPr>
      </w:pPr>
    </w:p>
    <w:p w14:paraId="73E1DFE4" w14:textId="7F3CDAE0" w:rsidR="00734224" w:rsidDel="009F1C3B" w:rsidRDefault="00734224" w:rsidP="00734224">
      <w:pPr>
        <w:tabs>
          <w:tab w:val="left" w:pos="450"/>
        </w:tabs>
        <w:spacing w:after="240" w:line="240" w:lineRule="auto"/>
        <w:ind w:left="450" w:hanging="450"/>
        <w:jc w:val="left"/>
        <w:rPr>
          <w:del w:id="712" w:author="Name Required" w:date="2015-04-08T17:37:00Z"/>
          <w:rFonts w:cs="Arial"/>
        </w:rPr>
      </w:pPr>
      <w:del w:id="713" w:author="Name Required" w:date="2015-04-08T17:37:00Z">
        <w:r w:rsidRPr="00974235" w:rsidDel="009F1C3B">
          <w:rPr>
            <w:rFonts w:cs="Arial"/>
            <w:b/>
          </w:rPr>
          <w:delText>6.</w:delText>
        </w:r>
        <w:r w:rsidR="001F174C" w:rsidDel="009F1C3B">
          <w:rPr>
            <w:rFonts w:cs="Arial"/>
            <w:b/>
          </w:rPr>
          <w:delText>2</w:delText>
        </w:r>
        <w:r w:rsidRPr="00974235" w:rsidDel="009F1C3B">
          <w:rPr>
            <w:rFonts w:cs="Arial"/>
            <w:b/>
          </w:rPr>
          <w:tab/>
          <w:delText>Glossary of Terms</w:delText>
        </w:r>
      </w:del>
    </w:p>
    <w:p w14:paraId="09615BE4" w14:textId="3D70E9E8" w:rsidR="00AA5665" w:rsidDel="009F1C3B" w:rsidRDefault="00AA5665" w:rsidP="00D122A3">
      <w:pPr>
        <w:pStyle w:val="List2"/>
        <w:rPr>
          <w:del w:id="714" w:author="Name Required" w:date="2015-04-08T17:37:00Z"/>
        </w:rPr>
      </w:pPr>
      <w:del w:id="715" w:author="Name Required" w:date="2015-04-08T17:37:00Z">
        <w:r w:rsidDel="009F1C3B">
          <w:delText>Agile – A programming methodology based on short cycles of feature-specific changes and rapid delivery, as opposed to the “Waterfall” model of system development with long requirements definition, specification, design, build, test, acceptance, delivery sequences of steps.</w:delText>
        </w:r>
      </w:del>
    </w:p>
    <w:p w14:paraId="04D8938B" w14:textId="6A37F006" w:rsidR="002422B5" w:rsidDel="009F1C3B" w:rsidRDefault="002422B5" w:rsidP="00D122A3">
      <w:pPr>
        <w:pStyle w:val="List2"/>
        <w:rPr>
          <w:del w:id="716" w:author="Name Required" w:date="2015-04-08T17:37:00Z"/>
        </w:rPr>
      </w:pPr>
      <w:del w:id="717" w:author="Name Required" w:date="2015-04-08T17:37:00Z">
        <w:r w:rsidDel="009F1C3B">
          <w:delText>Botnets (system) – The name given to the re-implementation of Einstein 1 technology</w:delText>
        </w:r>
        <w:r w:rsidR="00AA5665" w:rsidDel="009F1C3B">
          <w:delText>.</w:delText>
        </w:r>
      </w:del>
    </w:p>
    <w:p w14:paraId="142D1F53" w14:textId="1BF30FAF" w:rsidR="00DF01A1" w:rsidDel="009F1C3B" w:rsidRDefault="00DF01A1" w:rsidP="00D122A3">
      <w:pPr>
        <w:pStyle w:val="List2"/>
        <w:rPr>
          <w:del w:id="718" w:author="Name Required" w:date="2015-04-08T17:37:00Z"/>
        </w:rPr>
      </w:pPr>
      <w:del w:id="719" w:author="Name Required" w:date="2015-04-08T17:37:00Z">
        <w:r w:rsidRPr="00FD222D" w:rsidDel="009F1C3B">
          <w:rPr>
            <w:rFonts w:ascii="Courier" w:hAnsi="Courier"/>
          </w:rPr>
          <w:delText>cron</w:delText>
        </w:r>
        <w:r w:rsidDel="009F1C3B">
          <w:delText xml:space="preserve"> – A Unix/Linux service daemon that is responsible for running background tasks on a scheduled basis.</w:delText>
        </w:r>
      </w:del>
    </w:p>
    <w:p w14:paraId="5E6E073A" w14:textId="5416E6B9" w:rsidR="00DF01A1" w:rsidDel="009F1C3B" w:rsidRDefault="00DF01A1" w:rsidP="00D122A3">
      <w:pPr>
        <w:pStyle w:val="List2"/>
        <w:rPr>
          <w:del w:id="720" w:author="Name Required" w:date="2015-04-08T17:37:00Z"/>
        </w:rPr>
      </w:pPr>
      <w:del w:id="721" w:author="Name Required" w:date="2015-04-08T17:37:00Z">
        <w:r w:rsidDel="009F1C3B">
          <w:delText>Git – A source code version management system in widespread use.</w:delText>
        </w:r>
      </w:del>
    </w:p>
    <w:p w14:paraId="18C6BA68" w14:textId="28920C8E" w:rsidR="0042587E" w:rsidDel="009F1C3B" w:rsidRDefault="0042587E" w:rsidP="00D122A3">
      <w:pPr>
        <w:pStyle w:val="List2"/>
        <w:rPr>
          <w:del w:id="722" w:author="Name Required" w:date="2015-04-08T17:37:00Z"/>
        </w:rPr>
      </w:pPr>
      <w:del w:id="723" w:author="Name Required" w:date="2015-04-08T17:37:00Z">
        <w:r w:rsidDel="009F1C3B">
          <w:delText>CIFglue – “</w:delText>
        </w:r>
        <w:r w:rsidRPr="0042587E" w:rsidDel="009F1C3B">
          <w:delText>Simple rails app to quickly add indicators to the Collective Intelligence Framework</w:delText>
        </w:r>
        <w:r w:rsidDel="009F1C3B">
          <w:delText>”</w:delText>
        </w:r>
        <w:r w:rsidDel="009F1C3B">
          <w:rPr>
            <w:rStyle w:val="FootnoteReference"/>
          </w:rPr>
          <w:footnoteReference w:id="14"/>
        </w:r>
      </w:del>
    </w:p>
    <w:p w14:paraId="07EAEC3D" w14:textId="1623EFB8" w:rsidR="003D4760" w:rsidDel="009F1C3B" w:rsidRDefault="003D4760" w:rsidP="00D122A3">
      <w:pPr>
        <w:pStyle w:val="List2"/>
        <w:rPr>
          <w:del w:id="726" w:author="Name Required" w:date="2015-04-08T17:37:00Z"/>
        </w:rPr>
      </w:pPr>
      <w:del w:id="727" w:author="Name Required" w:date="2015-04-08T17:37:00Z">
        <w:r w:rsidDel="009F1C3B">
          <w:delText xml:space="preserve">Cryptographic Hash/Cryptographic Hashing Algorithm – A mathematical method of </w:delText>
        </w:r>
        <w:r w:rsidR="00FF7196" w:rsidDel="009F1C3B">
          <w:delText xml:space="preserve">uniquely representing a stream of bits with a fixed-length numeric value in a numeric space sufficiently large so as to be infeasible to predictably generate the same hash value for two different files. (Used as an integrity checking mechanism). Commonly used algorithms are MD5, SHA1, SHA224, SHA256, RIPEMD-128. (See also </w:delText>
        </w:r>
        <w:r w:rsidR="009F1C3B" w:rsidDel="009F1C3B">
          <w:fldChar w:fldCharType="begin"/>
        </w:r>
        <w:r w:rsidR="009F1C3B" w:rsidDel="009F1C3B">
          <w:delInstrText xml:space="preserve"> HYPERLINK "http://en.wikipedia.org/wiki/Cryptographic_hash_function" </w:delInstrText>
        </w:r>
        <w:r w:rsidR="009F1C3B" w:rsidDel="009F1C3B">
          <w:fldChar w:fldCharType="separate"/>
        </w:r>
        <w:r w:rsidR="00FF7196" w:rsidRPr="009E000A" w:rsidDel="009F1C3B">
          <w:rPr>
            <w:rStyle w:val="Hyperlink"/>
          </w:rPr>
          <w:delText>http://en.wikipedia.org/wiki/Cryptographic_hash_function</w:delText>
        </w:r>
        <w:r w:rsidR="009F1C3B" w:rsidDel="009F1C3B">
          <w:rPr>
            <w:rStyle w:val="Hyperlink"/>
          </w:rPr>
          <w:fldChar w:fldCharType="end"/>
        </w:r>
        <w:r w:rsidR="00FF7196" w:rsidDel="009F1C3B">
          <w:delText>).</w:delText>
        </w:r>
      </w:del>
    </w:p>
    <w:p w14:paraId="1FC4FF94" w14:textId="2EF8E2C1" w:rsidR="00D122A3" w:rsidDel="009F1C3B" w:rsidRDefault="00D122A3" w:rsidP="00D122A3">
      <w:pPr>
        <w:pStyle w:val="List2"/>
        <w:rPr>
          <w:del w:id="728" w:author="Name Required" w:date="2015-04-08T17:37:00Z"/>
        </w:rPr>
      </w:pPr>
      <w:del w:id="729" w:author="Name Required" w:date="2015-04-08T17:37:00Z">
        <w:r w:rsidDel="009F1C3B">
          <w:delText>Einstein 1 – A network flow based behavioral and watchlist based detection system developed by University of Michigan and Merit Networks, Inc. for use by US-CERT.</w:delText>
        </w:r>
      </w:del>
    </w:p>
    <w:p w14:paraId="2500F476" w14:textId="21D95E1F" w:rsidR="002422B5" w:rsidDel="009F1C3B" w:rsidRDefault="002422B5" w:rsidP="00D122A3">
      <w:pPr>
        <w:pStyle w:val="List2"/>
        <w:rPr>
          <w:del w:id="730" w:author="Name Required" w:date="2015-04-08T17:37:00Z"/>
        </w:rPr>
      </w:pPr>
      <w:del w:id="731" w:author="Name Required" w:date="2015-04-08T17:37:00Z">
        <w:r w:rsidDel="009F1C3B">
          <w:delText xml:space="preserve">Fusion Center – </w:delText>
        </w:r>
        <w:r w:rsidR="00AE3CED" w:rsidDel="009F1C3B">
          <w:delText xml:space="preserve">Entities created by DHS to integrate federal </w:delText>
        </w:r>
        <w:r w:rsidR="00E70179" w:rsidDel="009F1C3B">
          <w:delText xml:space="preserve">law enforcement and intelligence </w:delText>
        </w:r>
        <w:r w:rsidR="00AE3CED" w:rsidDel="009F1C3B">
          <w:delText xml:space="preserve">resources with state and </w:delText>
        </w:r>
        <w:r w:rsidR="00E70179" w:rsidDel="009F1C3B">
          <w:delText xml:space="preserve">local </w:delText>
        </w:r>
        <w:r w:rsidR="00AE3CED" w:rsidDel="009F1C3B">
          <w:delText>law enforcement for greater collaboration and information sharing across levels of SLTT governments</w:delText>
        </w:r>
        <w:r w:rsidR="00AA5665" w:rsidDel="009F1C3B">
          <w:delText>.</w:delText>
        </w:r>
      </w:del>
    </w:p>
    <w:p w14:paraId="2A74FD0E" w14:textId="383FD4AA" w:rsidR="00AA5665" w:rsidDel="009F1C3B" w:rsidRDefault="00AA5665" w:rsidP="00AA5665">
      <w:pPr>
        <w:pStyle w:val="List2"/>
        <w:rPr>
          <w:del w:id="732" w:author="Name Required" w:date="2015-04-08T17:37:00Z"/>
        </w:rPr>
      </w:pPr>
      <w:del w:id="733" w:author="Name Required" w:date="2015-04-08T17:37:00Z">
        <w:r w:rsidDel="009F1C3B">
          <w:delText>GZIP – Gnu ZIP (file compression program)</w:delText>
        </w:r>
      </w:del>
    </w:p>
    <w:p w14:paraId="05121B82" w14:textId="156C8C27" w:rsidR="004D5623" w:rsidDel="009F1C3B" w:rsidRDefault="004D5623" w:rsidP="00AD4E99">
      <w:pPr>
        <w:pStyle w:val="List2"/>
        <w:rPr>
          <w:del w:id="734" w:author="Name Required" w:date="2015-04-08T17:37:00Z"/>
        </w:rPr>
      </w:pPr>
      <w:del w:id="735" w:author="Name Required" w:date="2015-04-08T17:37:00Z">
        <w:r w:rsidDel="009F1C3B">
          <w:delText>MUTEX – Mutual Exclusion (object or lock, used to synchronize execution of independent threads or processes that must share a common resource in an exclusive manner</w:delText>
        </w:r>
        <w:r w:rsidR="00833FA0" w:rsidDel="009F1C3B">
          <w:delText>, or to ensure only one copy of a program is running at a time)</w:delText>
        </w:r>
      </w:del>
    </w:p>
    <w:p w14:paraId="55A4D64D" w14:textId="1ABEB572" w:rsidR="00D122A3" w:rsidDel="009F1C3B" w:rsidRDefault="00D122A3" w:rsidP="00AD4E99">
      <w:pPr>
        <w:pStyle w:val="List2"/>
        <w:rPr>
          <w:del w:id="736" w:author="Name Required" w:date="2015-04-08T17:37:00Z"/>
        </w:rPr>
      </w:pPr>
      <w:del w:id="737" w:author="Name Required" w:date="2015-04-08T17:37:00Z">
        <w:r w:rsidDel="009F1C3B">
          <w:delText>NetFlow – Record format developed by Cisco for logging and storing Network Flow information</w:delText>
        </w:r>
        <w:r w:rsidR="00761423" w:rsidDel="009F1C3B">
          <w:delText xml:space="preserve"> (see also SiLKTools)</w:delText>
        </w:r>
        <w:r w:rsidR="00AA5665" w:rsidDel="009F1C3B">
          <w:delText>.</w:delText>
        </w:r>
      </w:del>
    </w:p>
    <w:p w14:paraId="0A90B9C6" w14:textId="39CE01D1" w:rsidR="005B16BA" w:rsidDel="009F1C3B" w:rsidRDefault="005B16BA" w:rsidP="00AD4E99">
      <w:pPr>
        <w:pStyle w:val="List2"/>
        <w:rPr>
          <w:del w:id="738" w:author="Name Required" w:date="2015-04-08T17:37:00Z"/>
        </w:rPr>
      </w:pPr>
      <w:del w:id="739" w:author="Name Required" w:date="2015-04-08T17:37:00Z">
        <w:r w:rsidDel="009F1C3B">
          <w:delText xml:space="preserve">NoSQL – The name for database that does not use the typical table-based relational schema as Relational Database Management Systems (RDBMS) </w:delText>
        </w:r>
      </w:del>
    </w:p>
    <w:p w14:paraId="50537E1C" w14:textId="7CBE73DA" w:rsidR="004D5623" w:rsidDel="009F1C3B" w:rsidRDefault="004D5623" w:rsidP="004D5623">
      <w:pPr>
        <w:pStyle w:val="List2"/>
        <w:rPr>
          <w:del w:id="740" w:author="Name Required" w:date="2015-04-08T17:37:00Z"/>
        </w:rPr>
      </w:pPr>
      <w:del w:id="741" w:author="Name Required" w:date="2015-04-08T17:37:00Z">
        <w:r w:rsidDel="009F1C3B">
          <w:delText xml:space="preserve">Ops-Trust (ops-t) – Operational Security Trust organization (see </w:delText>
        </w:r>
        <w:r w:rsidR="009F1C3B" w:rsidDel="009F1C3B">
          <w:fldChar w:fldCharType="begin"/>
        </w:r>
        <w:r w:rsidR="009F1C3B" w:rsidDel="009F1C3B">
          <w:delInstrText xml:space="preserve"> HYPERLINK "http://ops-trust.net/" </w:delInstrText>
        </w:r>
        <w:r w:rsidR="009F1C3B" w:rsidDel="009F1C3B">
          <w:fldChar w:fldCharType="separate"/>
        </w:r>
        <w:r w:rsidRPr="009E000A" w:rsidDel="009F1C3B">
          <w:rPr>
            <w:rStyle w:val="Hyperlink"/>
          </w:rPr>
          <w:delText>http://ops-trust.net/</w:delText>
        </w:r>
        <w:r w:rsidR="009F1C3B" w:rsidDel="009F1C3B">
          <w:rPr>
            <w:rStyle w:val="Hyperlink"/>
          </w:rPr>
          <w:fldChar w:fldCharType="end"/>
        </w:r>
        <w:r w:rsidDel="009F1C3B">
          <w:delText>)</w:delText>
        </w:r>
      </w:del>
    </w:p>
    <w:p w14:paraId="7F784332" w14:textId="29FEDA12" w:rsidR="00DD45DB" w:rsidDel="009F1C3B" w:rsidRDefault="00DD45DB" w:rsidP="00AD4E99">
      <w:pPr>
        <w:pStyle w:val="List2"/>
        <w:rPr>
          <w:del w:id="742" w:author="Name Required" w:date="2015-04-08T17:37:00Z"/>
        </w:rPr>
      </w:pPr>
      <w:del w:id="743" w:author="Name Required" w:date="2015-04-08T17:37:00Z">
        <w:r w:rsidDel="009F1C3B">
          <w:delText>Redis – A “</w:delText>
        </w:r>
        <w:r w:rsidR="005B16BA" w:rsidDel="009F1C3B">
          <w:delText>No</w:delText>
        </w:r>
        <w:r w:rsidDel="009F1C3B">
          <w:delText>SQL” database system used to store files in a key/value pair model via a RESTful HTTP/HTTPS interface</w:delText>
        </w:r>
        <w:r w:rsidR="00AA5665" w:rsidDel="009F1C3B">
          <w:delText>.</w:delText>
        </w:r>
      </w:del>
    </w:p>
    <w:p w14:paraId="59DE5FC8" w14:textId="7AF29E4C" w:rsidR="00D122A3" w:rsidDel="009F1C3B" w:rsidRDefault="00D122A3" w:rsidP="00AD4E99">
      <w:pPr>
        <w:pStyle w:val="List2"/>
        <w:rPr>
          <w:del w:id="744" w:author="Name Required" w:date="2015-04-08T17:37:00Z"/>
        </w:rPr>
      </w:pPr>
      <w:del w:id="745" w:author="Name Required" w:date="2015-04-08T17:37:00Z">
        <w:r w:rsidDel="009F1C3B">
          <w:delText>SiLKTools – A network flow logging and archiving format and tool set developed by Carnegie Mellon’s Software Engineering Institute (in support of CERT/CC)</w:delText>
        </w:r>
        <w:r w:rsidR="00AA5665" w:rsidDel="009F1C3B">
          <w:delText>.</w:delText>
        </w:r>
      </w:del>
    </w:p>
    <w:p w14:paraId="25295BD3" w14:textId="50B0C898" w:rsidR="00AA5665" w:rsidDel="009F1C3B" w:rsidRDefault="00AA5665" w:rsidP="00AD4E99">
      <w:pPr>
        <w:pStyle w:val="List2"/>
        <w:rPr>
          <w:del w:id="746" w:author="Name Required" w:date="2015-04-08T17:37:00Z"/>
        </w:rPr>
      </w:pPr>
      <w:del w:id="747" w:author="Name Required" w:date="2015-04-08T17:37:00Z">
        <w:r w:rsidDel="009F1C3B">
          <w:delText>Team Cymru (pronounced “COME-ree”) – “</w:delText>
        </w:r>
        <w:r w:rsidRPr="00AA5665" w:rsidDel="009F1C3B">
          <w:delText>Team Cymru Research NFP is a specialized Internet security research firm and 501(c)3 non-profit dedicated to making the Internet more secure. Team Cymru helps organizations identify and eradicate problems in their networks, providing insight that improves lives.</w:delText>
        </w:r>
        <w:r w:rsidDel="009F1C3B">
          <w:delText>”</w:delText>
        </w:r>
        <w:r w:rsidDel="009F1C3B">
          <w:rPr>
            <w:rStyle w:val="FootnoteReference"/>
          </w:rPr>
          <w:footnoteReference w:id="15"/>
        </w:r>
      </w:del>
    </w:p>
    <w:p w14:paraId="406DA8E3" w14:textId="28574CE5" w:rsidR="00DD45DB" w:rsidDel="009F1C3B" w:rsidRDefault="00DD45DB" w:rsidP="00D86B47">
      <w:pPr>
        <w:pStyle w:val="List2"/>
        <w:rPr>
          <w:del w:id="750" w:author="Name Required" w:date="2015-04-08T17:37:00Z"/>
        </w:rPr>
      </w:pPr>
      <w:del w:id="751" w:author="Name Required" w:date="2015-04-08T17:37:00Z">
        <w:r w:rsidDel="009F1C3B">
          <w:delText>Tupelo – A host-based forensic system (client and server) developed at the University of Washington, based on the Honeynet Project “Manuka” system</w:delText>
        </w:r>
        <w:r w:rsidR="00AA5665" w:rsidDel="009F1C3B">
          <w:delText>.</w:delText>
        </w:r>
      </w:del>
    </w:p>
    <w:p w14:paraId="72EA8EC7" w14:textId="382DB93F" w:rsidR="00D122A3" w:rsidRPr="00974235" w:rsidDel="009F1C3B" w:rsidRDefault="00D122A3" w:rsidP="00D86B47">
      <w:pPr>
        <w:pStyle w:val="List2"/>
        <w:rPr>
          <w:del w:id="752" w:author="Name Required" w:date="2015-04-08T17:37:00Z"/>
        </w:rPr>
      </w:pPr>
    </w:p>
    <w:p w14:paraId="3B5715AE" w14:textId="4A2D3855" w:rsidR="00734224" w:rsidDel="009F1C3B" w:rsidRDefault="00734224" w:rsidP="00734224">
      <w:pPr>
        <w:tabs>
          <w:tab w:val="left" w:pos="450"/>
        </w:tabs>
        <w:spacing w:after="240" w:line="240" w:lineRule="auto"/>
        <w:ind w:left="450" w:hanging="450"/>
        <w:jc w:val="left"/>
        <w:rPr>
          <w:del w:id="753" w:author="Name Required" w:date="2015-04-08T17:37:00Z"/>
          <w:rFonts w:cs="Arial"/>
        </w:rPr>
      </w:pPr>
      <w:del w:id="754" w:author="Name Required" w:date="2015-04-08T17:37:00Z">
        <w:r w:rsidRPr="00974235" w:rsidDel="009F1C3B">
          <w:rPr>
            <w:rFonts w:cs="Arial"/>
            <w:b/>
          </w:rPr>
          <w:delText>6.</w:delText>
        </w:r>
        <w:r w:rsidR="001F174C" w:rsidDel="009F1C3B">
          <w:rPr>
            <w:rFonts w:cs="Arial"/>
            <w:b/>
          </w:rPr>
          <w:delText>3</w:delText>
        </w:r>
        <w:r w:rsidRPr="00974235" w:rsidDel="009F1C3B">
          <w:rPr>
            <w:rFonts w:cs="Arial"/>
            <w:b/>
          </w:rPr>
          <w:tab/>
          <w:delText>Acronym Listing.</w:delText>
        </w:r>
      </w:del>
    </w:p>
    <w:p w14:paraId="6858804E" w14:textId="6ED8AF35" w:rsidR="00DD45DB" w:rsidDel="009F1C3B" w:rsidRDefault="00DD45DB" w:rsidP="00DD45DB">
      <w:pPr>
        <w:pStyle w:val="List2"/>
        <w:rPr>
          <w:del w:id="755" w:author="Name Required" w:date="2015-04-08T17:37:00Z"/>
        </w:rPr>
      </w:pPr>
      <w:del w:id="756" w:author="Name Required" w:date="2015-04-08T17:37:00Z">
        <w:r w:rsidDel="009F1C3B">
          <w:delText>AAA – Authentication, Authorization, and Accounting</w:delText>
        </w:r>
      </w:del>
    </w:p>
    <w:p w14:paraId="263F260D" w14:textId="20024C2F" w:rsidR="00DD45DB" w:rsidDel="009F1C3B" w:rsidRDefault="00DD45DB" w:rsidP="00DD45DB">
      <w:pPr>
        <w:pStyle w:val="List2"/>
        <w:rPr>
          <w:del w:id="757" w:author="Name Required" w:date="2015-04-08T17:37:00Z"/>
        </w:rPr>
      </w:pPr>
      <w:del w:id="758" w:author="Name Required" w:date="2015-04-08T17:37:00Z">
        <w:r w:rsidDel="009F1C3B">
          <w:delText>AMQP – Advanced Message Queuing Protocol</w:delText>
        </w:r>
      </w:del>
    </w:p>
    <w:p w14:paraId="5FA381E9" w14:textId="6A03A705" w:rsidR="00DD45DB" w:rsidDel="009F1C3B" w:rsidRDefault="00DD45DB" w:rsidP="00DD45DB">
      <w:pPr>
        <w:pStyle w:val="List2"/>
        <w:rPr>
          <w:del w:id="759" w:author="Name Required" w:date="2015-04-08T17:37:00Z"/>
        </w:rPr>
      </w:pPr>
      <w:del w:id="760" w:author="Name Required" w:date="2015-04-08T17:37:00Z">
        <w:r w:rsidDel="009F1C3B">
          <w:delText>AS – Autonomous System</w:delText>
        </w:r>
      </w:del>
    </w:p>
    <w:p w14:paraId="1EBBA289" w14:textId="7CF58731" w:rsidR="00DD45DB" w:rsidDel="009F1C3B" w:rsidRDefault="00DD45DB" w:rsidP="00DD45DB">
      <w:pPr>
        <w:pStyle w:val="List2"/>
        <w:rPr>
          <w:del w:id="761" w:author="Name Required" w:date="2015-04-08T17:37:00Z"/>
        </w:rPr>
      </w:pPr>
      <w:del w:id="762" w:author="Name Required" w:date="2015-04-08T17:37:00Z">
        <w:r w:rsidDel="009F1C3B">
          <w:delText>ASN – Autonomous System Number</w:delText>
        </w:r>
      </w:del>
    </w:p>
    <w:p w14:paraId="30F3D0B4" w14:textId="0DA8B515" w:rsidR="00DD45DB" w:rsidDel="009F1C3B" w:rsidRDefault="00DD45DB" w:rsidP="00DD45DB">
      <w:pPr>
        <w:pStyle w:val="List2"/>
        <w:rPr>
          <w:del w:id="763" w:author="Name Required" w:date="2015-04-08T17:37:00Z"/>
        </w:rPr>
      </w:pPr>
      <w:del w:id="764" w:author="Name Required" w:date="2015-04-08T17:37:00Z">
        <w:r w:rsidDel="009F1C3B">
          <w:delText>CI – Critical Infrastructure</w:delText>
        </w:r>
      </w:del>
    </w:p>
    <w:p w14:paraId="149A5931" w14:textId="1B22DADD" w:rsidR="00DD45DB" w:rsidDel="009F1C3B" w:rsidRDefault="00DD45DB" w:rsidP="00DD45DB">
      <w:pPr>
        <w:pStyle w:val="List2"/>
        <w:rPr>
          <w:del w:id="765" w:author="Name Required" w:date="2015-04-08T17:37:00Z"/>
        </w:rPr>
      </w:pPr>
      <w:del w:id="766" w:author="Name Required" w:date="2015-04-08T17:37:00Z">
        <w:r w:rsidDel="009F1C3B">
          <w:delText>CIDR – Classless Internet Domain Routing</w:delText>
        </w:r>
      </w:del>
    </w:p>
    <w:p w14:paraId="005C7170" w14:textId="79ADC448" w:rsidR="00DD45DB" w:rsidDel="009F1C3B" w:rsidRDefault="00DD45DB" w:rsidP="00DD45DB">
      <w:pPr>
        <w:pStyle w:val="List2"/>
        <w:rPr>
          <w:del w:id="767" w:author="Name Required" w:date="2015-04-08T17:37:00Z"/>
        </w:rPr>
      </w:pPr>
      <w:del w:id="768" w:author="Name Required" w:date="2015-04-08T17:37:00Z">
        <w:r w:rsidDel="009F1C3B">
          <w:delText>CIF – Collective Intelligence Framework</w:delText>
        </w:r>
      </w:del>
    </w:p>
    <w:p w14:paraId="757897D9" w14:textId="5F5ED729" w:rsidR="00DD45DB" w:rsidDel="009F1C3B" w:rsidRDefault="00DD45DB" w:rsidP="00DD45DB">
      <w:pPr>
        <w:pStyle w:val="List2"/>
        <w:rPr>
          <w:del w:id="769" w:author="Name Required" w:date="2015-04-08T17:37:00Z"/>
        </w:rPr>
      </w:pPr>
      <w:del w:id="770" w:author="Name Required" w:date="2015-04-08T17:37:00Z">
        <w:r w:rsidDel="009F1C3B">
          <w:delText>CIP – Critical Infrastructure Protection</w:delText>
        </w:r>
      </w:del>
    </w:p>
    <w:p w14:paraId="029DEFE9" w14:textId="12C9C967" w:rsidR="003D4760" w:rsidDel="009F1C3B" w:rsidRDefault="003D4760" w:rsidP="00DD45DB">
      <w:pPr>
        <w:pStyle w:val="List2"/>
        <w:rPr>
          <w:del w:id="771" w:author="Name Required" w:date="2015-04-08T17:37:00Z"/>
        </w:rPr>
      </w:pPr>
      <w:del w:id="772" w:author="Name Required" w:date="2015-04-08T17:37:00Z">
        <w:r w:rsidDel="009F1C3B">
          <w:delText>CISO – Chief Information and Security Officer</w:delText>
        </w:r>
      </w:del>
    </w:p>
    <w:p w14:paraId="2E664896" w14:textId="5280CB47" w:rsidR="00DD45DB" w:rsidDel="009F1C3B" w:rsidRDefault="00DD45DB" w:rsidP="00DD45DB">
      <w:pPr>
        <w:pStyle w:val="List2"/>
        <w:rPr>
          <w:del w:id="773" w:author="Name Required" w:date="2015-04-08T17:37:00Z"/>
        </w:rPr>
      </w:pPr>
      <w:del w:id="774" w:author="Name Required" w:date="2015-04-08T17:37:00Z">
        <w:r w:rsidDel="009F1C3B">
          <w:delText>COA – Course of Action (steps to Respond and Recover)</w:delText>
        </w:r>
      </w:del>
    </w:p>
    <w:p w14:paraId="24FB61CF" w14:textId="404E2F21" w:rsidR="00DD45DB" w:rsidDel="009F1C3B" w:rsidRDefault="00DD45DB" w:rsidP="00DD45DB">
      <w:pPr>
        <w:pStyle w:val="List2"/>
        <w:rPr>
          <w:del w:id="775" w:author="Name Required" w:date="2015-04-08T17:37:00Z"/>
        </w:rPr>
      </w:pPr>
      <w:del w:id="776" w:author="Name Required" w:date="2015-04-08T17:37:00Z">
        <w:r w:rsidDel="009F1C3B">
          <w:delText>CONOPS – Concept of Operations</w:delText>
        </w:r>
      </w:del>
    </w:p>
    <w:p w14:paraId="5AE40855" w14:textId="5AB04A23" w:rsidR="00DD45DB" w:rsidDel="009F1C3B" w:rsidRDefault="00DD45DB" w:rsidP="00DD45DB">
      <w:pPr>
        <w:pStyle w:val="List2"/>
        <w:rPr>
          <w:del w:id="777" w:author="Name Required" w:date="2015-04-08T17:37:00Z"/>
        </w:rPr>
      </w:pPr>
      <w:del w:id="778" w:author="Name Required" w:date="2015-04-08T17:37:00Z">
        <w:r w:rsidDel="009F1C3B">
          <w:delText>CRADA – Cooperative Research and Development Agreement</w:delText>
        </w:r>
      </w:del>
    </w:p>
    <w:p w14:paraId="79207F50" w14:textId="5AEC0766" w:rsidR="00DD45DB" w:rsidDel="009F1C3B" w:rsidRDefault="00DD45DB" w:rsidP="00DD45DB">
      <w:pPr>
        <w:pStyle w:val="List2"/>
        <w:rPr>
          <w:del w:id="779" w:author="Name Required" w:date="2015-04-08T17:37:00Z"/>
        </w:rPr>
      </w:pPr>
      <w:del w:id="780" w:author="Name Required" w:date="2015-04-08T17:37:00Z">
        <w:r w:rsidDel="009F1C3B">
          <w:delText>CSIRT – Computer Security Incident Response Team</w:delText>
        </w:r>
      </w:del>
    </w:p>
    <w:p w14:paraId="6EC1297A" w14:textId="01CCFAE4" w:rsidR="00DD45DB" w:rsidDel="009F1C3B" w:rsidRDefault="00DD45DB" w:rsidP="00DD45DB">
      <w:pPr>
        <w:pStyle w:val="List2"/>
        <w:rPr>
          <w:del w:id="781" w:author="Name Required" w:date="2015-04-08T17:37:00Z"/>
        </w:rPr>
      </w:pPr>
      <w:del w:id="782" w:author="Name Required" w:date="2015-04-08T17:37:00Z">
        <w:r w:rsidDel="009F1C3B">
          <w:delText>CSV – Comma-separated Value (a semi-structured file format)</w:delText>
        </w:r>
      </w:del>
    </w:p>
    <w:p w14:paraId="0361329F" w14:textId="32426CC8" w:rsidR="00DD45DB" w:rsidDel="009F1C3B" w:rsidRDefault="00DD45DB" w:rsidP="00DD45DB">
      <w:pPr>
        <w:pStyle w:val="List2"/>
        <w:rPr>
          <w:del w:id="783" w:author="Name Required" w:date="2015-04-08T17:37:00Z"/>
        </w:rPr>
      </w:pPr>
      <w:del w:id="784" w:author="Name Required" w:date="2015-04-08T17:37:00Z">
        <w:r w:rsidDel="009F1C3B">
          <w:delText>DIMS – Distributed Incident Management System</w:delText>
        </w:r>
      </w:del>
    </w:p>
    <w:p w14:paraId="42DFB6A2" w14:textId="67BA3B72" w:rsidR="00DD45DB" w:rsidDel="009F1C3B" w:rsidRDefault="00DD45DB" w:rsidP="00DD45DB">
      <w:pPr>
        <w:pStyle w:val="List2"/>
        <w:rPr>
          <w:del w:id="785" w:author="Name Required" w:date="2015-04-08T17:37:00Z"/>
        </w:rPr>
      </w:pPr>
      <w:del w:id="786" w:author="Name Required" w:date="2015-04-08T17:37:00Z">
        <w:r w:rsidDel="009F1C3B">
          <w:delText>DNS – Domain Name System</w:delText>
        </w:r>
      </w:del>
    </w:p>
    <w:p w14:paraId="1B6E3986" w14:textId="5DFD89D5" w:rsidR="00DD45DB" w:rsidDel="009F1C3B" w:rsidRDefault="00DD45DB" w:rsidP="00DD45DB">
      <w:pPr>
        <w:pStyle w:val="List2"/>
        <w:rPr>
          <w:del w:id="787" w:author="Name Required" w:date="2015-04-08T17:37:00Z"/>
        </w:rPr>
      </w:pPr>
      <w:del w:id="788" w:author="Name Required" w:date="2015-04-08T17:37:00Z">
        <w:r w:rsidDel="009F1C3B">
          <w:delText>DoS – Denial of Service</w:delText>
        </w:r>
      </w:del>
    </w:p>
    <w:p w14:paraId="6EA186E5" w14:textId="5036DEBD" w:rsidR="00DD45DB" w:rsidDel="009F1C3B" w:rsidRDefault="00DD45DB" w:rsidP="00DD45DB">
      <w:pPr>
        <w:pStyle w:val="List2"/>
        <w:rPr>
          <w:del w:id="789" w:author="Name Required" w:date="2015-04-08T17:37:00Z"/>
        </w:rPr>
      </w:pPr>
      <w:del w:id="790" w:author="Name Required" w:date="2015-04-08T17:37:00Z">
        <w:r w:rsidDel="009F1C3B">
          <w:delText>DDoS – Distributed Denial of Service</w:delText>
        </w:r>
      </w:del>
    </w:p>
    <w:p w14:paraId="267805C6" w14:textId="37E46427" w:rsidR="00DD45DB" w:rsidDel="009F1C3B" w:rsidRDefault="00DD45DB" w:rsidP="00DD45DB">
      <w:pPr>
        <w:pStyle w:val="List2"/>
        <w:rPr>
          <w:del w:id="791" w:author="Name Required" w:date="2015-04-08T17:37:00Z"/>
        </w:rPr>
      </w:pPr>
      <w:del w:id="792" w:author="Name Required" w:date="2015-04-08T17:37:00Z">
        <w:r w:rsidDel="009F1C3B">
          <w:delText>EO – Executive Order</w:delText>
        </w:r>
      </w:del>
    </w:p>
    <w:p w14:paraId="658233B3" w14:textId="3C63FFAF" w:rsidR="00DD45DB" w:rsidDel="009F1C3B" w:rsidRDefault="00DD45DB" w:rsidP="00DD45DB">
      <w:pPr>
        <w:pStyle w:val="List2"/>
        <w:rPr>
          <w:del w:id="793" w:author="Name Required" w:date="2015-04-08T17:37:00Z"/>
        </w:rPr>
      </w:pPr>
      <w:del w:id="794" w:author="Name Required" w:date="2015-04-08T17:37:00Z">
        <w:r w:rsidDel="009F1C3B">
          <w:delText>HSPD – Homeland Security Presidential Directive</w:delText>
        </w:r>
      </w:del>
    </w:p>
    <w:p w14:paraId="012A1402" w14:textId="42574428" w:rsidR="00DF01A1" w:rsidDel="009F1C3B" w:rsidRDefault="00DF01A1" w:rsidP="00DD45DB">
      <w:pPr>
        <w:pStyle w:val="List2"/>
        <w:rPr>
          <w:del w:id="795" w:author="Name Required" w:date="2015-04-08T17:37:00Z"/>
        </w:rPr>
      </w:pPr>
      <w:del w:id="796" w:author="Name Required" w:date="2015-04-08T17:37:00Z">
        <w:r w:rsidDel="009F1C3B">
          <w:delText>ICT – Information and Communication Technology</w:delText>
        </w:r>
      </w:del>
    </w:p>
    <w:p w14:paraId="4F0651C3" w14:textId="7C460F7C" w:rsidR="00DD45DB" w:rsidDel="009F1C3B" w:rsidRDefault="00DD45DB" w:rsidP="00DD45DB">
      <w:pPr>
        <w:pStyle w:val="List2"/>
        <w:rPr>
          <w:del w:id="797" w:author="Name Required" w:date="2015-04-08T17:37:00Z"/>
        </w:rPr>
      </w:pPr>
      <w:del w:id="798" w:author="Name Required" w:date="2015-04-08T17:37:00Z">
        <w:r w:rsidDel="009F1C3B">
          <w:delText>IOC – Indicators of Compromise</w:delText>
        </w:r>
      </w:del>
    </w:p>
    <w:p w14:paraId="407B89B8" w14:textId="1F445925" w:rsidR="00DD45DB" w:rsidDel="009F1C3B" w:rsidRDefault="00DD45DB" w:rsidP="00DD45DB">
      <w:pPr>
        <w:pStyle w:val="List2"/>
        <w:rPr>
          <w:del w:id="799" w:author="Name Required" w:date="2015-04-08T17:37:00Z"/>
        </w:rPr>
      </w:pPr>
      <w:del w:id="800" w:author="Name Required" w:date="2015-04-08T17:37:00Z">
        <w:r w:rsidDel="009F1C3B">
          <w:delText>IP – Internet Protocol (TCP and UDP are examples of Internet Protocols)</w:delText>
        </w:r>
      </w:del>
    </w:p>
    <w:p w14:paraId="16F5F1FE" w14:textId="11AAF5CB" w:rsidR="00AA5665" w:rsidDel="009F1C3B" w:rsidRDefault="00AA5665" w:rsidP="00DD45DB">
      <w:pPr>
        <w:pStyle w:val="List2"/>
        <w:rPr>
          <w:del w:id="801" w:author="Name Required" w:date="2015-04-08T17:37:00Z"/>
        </w:rPr>
      </w:pPr>
      <w:del w:id="802" w:author="Name Required" w:date="2015-04-08T17:37:00Z">
        <w:r w:rsidDel="009F1C3B">
          <w:delText>IRC – Internet Relay Chat (an instant messaging system)</w:delText>
        </w:r>
      </w:del>
    </w:p>
    <w:p w14:paraId="5E5F368D" w14:textId="4F976675" w:rsidR="00DD45DB" w:rsidDel="009F1C3B" w:rsidRDefault="00DD45DB" w:rsidP="00DD45DB">
      <w:pPr>
        <w:pStyle w:val="List2"/>
        <w:rPr>
          <w:del w:id="803" w:author="Name Required" w:date="2015-04-08T17:37:00Z"/>
        </w:rPr>
      </w:pPr>
      <w:del w:id="804" w:author="Name Required" w:date="2015-04-08T17:37:00Z">
        <w:r w:rsidDel="009F1C3B">
          <w:delText>JSON – JavaScript Object Notation</w:delText>
        </w:r>
      </w:del>
    </w:p>
    <w:p w14:paraId="05BCAFD8" w14:textId="17DBF413" w:rsidR="00DD45DB" w:rsidDel="009F1C3B" w:rsidRDefault="00DD45DB" w:rsidP="00DD45DB">
      <w:pPr>
        <w:pStyle w:val="List2"/>
        <w:rPr>
          <w:del w:id="805" w:author="Name Required" w:date="2015-04-08T17:37:00Z"/>
        </w:rPr>
      </w:pPr>
      <w:del w:id="806" w:author="Name Required" w:date="2015-04-08T17:37:00Z">
        <w:r w:rsidDel="009F1C3B">
          <w:delText xml:space="preserve">MAPP – </w:delText>
        </w:r>
        <w:r w:rsidRPr="00DD45DB" w:rsidDel="009F1C3B">
          <w:delText>Microsoft Active Protections Program</w:delText>
        </w:r>
      </w:del>
    </w:p>
    <w:p w14:paraId="32B2A52C" w14:textId="6D8A3AEE" w:rsidR="00DD45DB" w:rsidDel="009F1C3B" w:rsidRDefault="00DD45DB" w:rsidP="00DD45DB">
      <w:pPr>
        <w:pStyle w:val="List2"/>
        <w:rPr>
          <w:del w:id="807" w:author="Name Required" w:date="2015-04-08T17:37:00Z"/>
        </w:rPr>
      </w:pPr>
      <w:del w:id="808" w:author="Name Required" w:date="2015-04-08T17:37:00Z">
        <w:r w:rsidDel="009F1C3B">
          <w:delText>MNS – Mission Needs Statement</w:delText>
        </w:r>
      </w:del>
    </w:p>
    <w:p w14:paraId="0A774934" w14:textId="047310AC" w:rsidR="00DD45DB" w:rsidDel="009F1C3B" w:rsidRDefault="00DD45DB" w:rsidP="00DD45DB">
      <w:pPr>
        <w:pStyle w:val="List2"/>
        <w:rPr>
          <w:del w:id="809" w:author="Name Required" w:date="2015-04-08T17:37:00Z"/>
        </w:rPr>
      </w:pPr>
      <w:del w:id="810" w:author="Name Required" w:date="2015-04-08T17:37:00Z">
        <w:r w:rsidDel="009F1C3B">
          <w:delText>NCFTA – National Cyber-Forensics &amp; Training Alliance</w:delText>
        </w:r>
      </w:del>
    </w:p>
    <w:p w14:paraId="0B1795E0" w14:textId="59689C7C" w:rsidR="00AA5665" w:rsidDel="009F1C3B" w:rsidRDefault="00AA5665" w:rsidP="00DD45DB">
      <w:pPr>
        <w:pStyle w:val="List2"/>
        <w:rPr>
          <w:del w:id="811" w:author="Name Required" w:date="2015-04-08T17:37:00Z"/>
        </w:rPr>
      </w:pPr>
      <w:del w:id="812" w:author="Name Required" w:date="2015-04-08T17:37:00Z">
        <w:r w:rsidDel="009F1C3B">
          <w:delText>NTP – Network Time Protocol (a service exploited to perform reflected/amplified DDoS attacks by spoofing the source address of requests, where the much larger responses flood the victim)</w:delText>
        </w:r>
      </w:del>
    </w:p>
    <w:p w14:paraId="1D3FF68E" w14:textId="71FFEADA" w:rsidR="00DD45DB" w:rsidDel="009F1C3B" w:rsidRDefault="00DD45DB" w:rsidP="00DD45DB">
      <w:pPr>
        <w:pStyle w:val="List2"/>
        <w:rPr>
          <w:del w:id="813" w:author="Name Required" w:date="2015-04-08T17:37:00Z"/>
        </w:rPr>
      </w:pPr>
      <w:del w:id="814" w:author="Name Required" w:date="2015-04-08T17:37:00Z">
        <w:r w:rsidDel="009F1C3B">
          <w:delText>OODA – Observe, Orient, Decide, and Act (also known as the “Boyd Cycle”)</w:delText>
        </w:r>
      </w:del>
    </w:p>
    <w:p w14:paraId="39E274F0" w14:textId="456D85C7" w:rsidR="00DD45DB" w:rsidDel="009F1C3B" w:rsidRDefault="00DD45DB" w:rsidP="00DD45DB">
      <w:pPr>
        <w:pStyle w:val="List2"/>
        <w:rPr>
          <w:del w:id="815" w:author="Name Required" w:date="2015-04-08T17:37:00Z"/>
        </w:rPr>
      </w:pPr>
      <w:del w:id="816" w:author="Name Required" w:date="2015-04-08T17:37:00Z">
        <w:r w:rsidDel="009F1C3B">
          <w:delText>PPD – Presidential Policy Directive</w:delText>
        </w:r>
      </w:del>
    </w:p>
    <w:p w14:paraId="3FACDC60" w14:textId="65C2271F" w:rsidR="00DD45DB" w:rsidDel="009F1C3B" w:rsidRDefault="00DD45DB" w:rsidP="00DD45DB">
      <w:pPr>
        <w:pStyle w:val="List2"/>
        <w:rPr>
          <w:del w:id="817" w:author="Name Required" w:date="2015-04-08T17:37:00Z"/>
        </w:rPr>
      </w:pPr>
      <w:del w:id="818" w:author="Name Required" w:date="2015-04-08T17:37:00Z">
        <w:r w:rsidDel="009F1C3B">
          <w:delText>PRISEM – Public Regional Information Security Event Management</w:delText>
        </w:r>
      </w:del>
    </w:p>
    <w:p w14:paraId="658F29C3" w14:textId="79E389AD" w:rsidR="00DD45DB" w:rsidDel="009F1C3B" w:rsidRDefault="00DD45DB" w:rsidP="00DD45DB">
      <w:pPr>
        <w:pStyle w:val="List2"/>
        <w:rPr>
          <w:del w:id="819" w:author="Name Required" w:date="2015-04-08T17:37:00Z"/>
        </w:rPr>
      </w:pPr>
      <w:del w:id="820" w:author="Name Required" w:date="2015-04-08T17:37:00Z">
        <w:r w:rsidDel="009F1C3B">
          <w:delText>RBAC – Role Based Access Control</w:delText>
        </w:r>
      </w:del>
    </w:p>
    <w:p w14:paraId="40420458" w14:textId="27EFBA18" w:rsidR="00DD45DB" w:rsidDel="009F1C3B" w:rsidRDefault="00DD45DB" w:rsidP="00DD45DB">
      <w:pPr>
        <w:pStyle w:val="List2"/>
        <w:rPr>
          <w:del w:id="821" w:author="Name Required" w:date="2015-04-08T17:37:00Z"/>
        </w:rPr>
      </w:pPr>
      <w:del w:id="822" w:author="Name Required" w:date="2015-04-08T17:37:00Z">
        <w:r w:rsidDel="009F1C3B">
          <w:delText>RESTful – Representational State Transfer web service API</w:delText>
        </w:r>
      </w:del>
    </w:p>
    <w:p w14:paraId="3FAD6A07" w14:textId="79880DAF" w:rsidR="00DD45DB" w:rsidDel="009F1C3B" w:rsidRDefault="00DD45DB" w:rsidP="00DD45DB">
      <w:pPr>
        <w:pStyle w:val="List2"/>
        <w:rPr>
          <w:del w:id="823" w:author="Name Required" w:date="2015-04-08T17:37:00Z"/>
        </w:rPr>
      </w:pPr>
      <w:del w:id="824" w:author="Name Required" w:date="2015-04-08T17:37:00Z">
        <w:r w:rsidDel="009F1C3B">
          <w:delText>RPC – Remote Procedure Call</w:delText>
        </w:r>
      </w:del>
    </w:p>
    <w:p w14:paraId="7AC96203" w14:textId="5C905F59" w:rsidR="00DD45DB" w:rsidDel="009F1C3B" w:rsidRDefault="00DD45DB" w:rsidP="00DD45DB">
      <w:pPr>
        <w:pStyle w:val="List2"/>
        <w:rPr>
          <w:del w:id="825" w:author="Name Required" w:date="2015-04-08T17:37:00Z"/>
        </w:rPr>
      </w:pPr>
      <w:del w:id="826" w:author="Name Required" w:date="2015-04-08T17:37:00Z">
        <w:r w:rsidDel="009F1C3B">
          <w:delText>SCADA – Supervisory Control and Data Acquisition</w:delText>
        </w:r>
      </w:del>
    </w:p>
    <w:p w14:paraId="1AC1F445" w14:textId="18F2244B" w:rsidR="00DD45DB" w:rsidDel="009F1C3B" w:rsidRDefault="00DD45DB" w:rsidP="00DD45DB">
      <w:pPr>
        <w:pStyle w:val="List2"/>
        <w:rPr>
          <w:del w:id="827" w:author="Name Required" w:date="2015-04-08T17:37:00Z"/>
        </w:rPr>
      </w:pPr>
      <w:del w:id="828" w:author="Name Required" w:date="2015-04-08T17:37:00Z">
        <w:r w:rsidDel="009F1C3B">
          <w:delText>SIEM – Security Information Event Management</w:delText>
        </w:r>
        <w:r w:rsidR="006A1125" w:rsidDel="009F1C3B">
          <w:delText xml:space="preserve"> (sometimes referred to as Security Event Information Management, </w:delText>
        </w:r>
        <w:r w:rsidR="002E131B" w:rsidDel="009F1C3B">
          <w:delText>Security Event Monitoring, causing some to pronounce it as “sim-sem”.)</w:delText>
        </w:r>
      </w:del>
    </w:p>
    <w:p w14:paraId="1DC4B331" w14:textId="367DA6C5" w:rsidR="00DD45DB" w:rsidDel="009F1C3B" w:rsidRDefault="00DD45DB" w:rsidP="00DD45DB">
      <w:pPr>
        <w:pStyle w:val="List2"/>
        <w:rPr>
          <w:del w:id="829" w:author="Name Required" w:date="2015-04-08T17:37:00Z"/>
        </w:rPr>
      </w:pPr>
      <w:del w:id="830" w:author="Name Required" w:date="2015-04-08T17:37:00Z">
        <w:r w:rsidDel="009F1C3B">
          <w:delText>SLTT – State, Local, Territorial, and Tribal (classification of non-federal government entities)</w:delText>
        </w:r>
      </w:del>
    </w:p>
    <w:p w14:paraId="1E1B1427" w14:textId="272CBED9" w:rsidR="00DD45DB" w:rsidDel="009F1C3B" w:rsidRDefault="00DD45DB" w:rsidP="00DD45DB">
      <w:pPr>
        <w:pStyle w:val="List2"/>
        <w:rPr>
          <w:del w:id="831" w:author="Name Required" w:date="2015-04-08T17:37:00Z"/>
        </w:rPr>
      </w:pPr>
      <w:del w:id="832" w:author="Name Required" w:date="2015-04-08T17:37:00Z">
        <w:r w:rsidDel="009F1C3B">
          <w:delText>SOC – Security Operations Center</w:delText>
        </w:r>
      </w:del>
    </w:p>
    <w:p w14:paraId="0FE0DC3C" w14:textId="31E404F7" w:rsidR="00DD45DB" w:rsidDel="009F1C3B" w:rsidRDefault="00DD45DB" w:rsidP="00DD45DB">
      <w:pPr>
        <w:pStyle w:val="List2"/>
        <w:rPr>
          <w:del w:id="833" w:author="Name Required" w:date="2015-04-08T17:37:00Z"/>
        </w:rPr>
      </w:pPr>
      <w:del w:id="834" w:author="Name Required" w:date="2015-04-08T17:37:00Z">
        <w:r w:rsidDel="009F1C3B">
          <w:delText>SoD – Security on Demand (PRISEM project support vendor)</w:delText>
        </w:r>
      </w:del>
    </w:p>
    <w:p w14:paraId="0C86F523" w14:textId="62457CFE" w:rsidR="00DD45DB" w:rsidDel="009F1C3B" w:rsidRDefault="00DD45DB" w:rsidP="00DD45DB">
      <w:pPr>
        <w:pStyle w:val="List2"/>
        <w:rPr>
          <w:del w:id="835" w:author="Name Required" w:date="2015-04-08T17:37:00Z"/>
        </w:rPr>
      </w:pPr>
      <w:del w:id="836" w:author="Name Required" w:date="2015-04-08T17:37:00Z">
        <w:r w:rsidDel="009F1C3B">
          <w:delText>SSH – Secure Shell</w:delText>
        </w:r>
      </w:del>
    </w:p>
    <w:p w14:paraId="3076ED1F" w14:textId="089C77B7" w:rsidR="00DD45DB" w:rsidDel="009F1C3B" w:rsidRDefault="00DD45DB" w:rsidP="00DD45DB">
      <w:pPr>
        <w:pStyle w:val="List2"/>
        <w:rPr>
          <w:del w:id="837" w:author="Name Required" w:date="2015-04-08T17:37:00Z"/>
        </w:rPr>
      </w:pPr>
      <w:del w:id="838" w:author="Name Required" w:date="2015-04-08T17:37:00Z">
        <w:r w:rsidDel="009F1C3B">
          <w:delText>STIX – Structure Threat Information Expression. A standard for information exchange developed by MITRE in support of DHS US-CERT.</w:delText>
        </w:r>
      </w:del>
    </w:p>
    <w:p w14:paraId="5D739AF2" w14:textId="5A3662D2" w:rsidR="00DD45DB" w:rsidDel="009F1C3B" w:rsidRDefault="00DD45DB" w:rsidP="00DD45DB">
      <w:pPr>
        <w:pStyle w:val="List2"/>
        <w:rPr>
          <w:del w:id="839" w:author="Name Required" w:date="2015-04-08T17:37:00Z"/>
        </w:rPr>
      </w:pPr>
      <w:del w:id="840" w:author="Name Required" w:date="2015-04-08T17:37:00Z">
        <w:r w:rsidDel="009F1C3B">
          <w:delText xml:space="preserve">TAXII – </w:delText>
        </w:r>
        <w:r w:rsidRPr="00DD45DB" w:rsidDel="009F1C3B">
          <w:delText>Trusted Automated Exchange of Indicator Information</w:delText>
        </w:r>
      </w:del>
    </w:p>
    <w:p w14:paraId="370C2A34" w14:textId="6EB85930" w:rsidR="00DD45DB" w:rsidDel="009F1C3B" w:rsidRDefault="00DD45DB" w:rsidP="00DD45DB">
      <w:pPr>
        <w:pStyle w:val="List2"/>
        <w:rPr>
          <w:del w:id="841" w:author="Name Required" w:date="2015-04-08T17:37:00Z"/>
        </w:rPr>
      </w:pPr>
      <w:del w:id="842" w:author="Name Required" w:date="2015-04-08T17:37:00Z">
        <w:r w:rsidDel="009F1C3B">
          <w:delText>TCP – Transmission Control Protocol (one of the Internet Protocols)</w:delText>
        </w:r>
      </w:del>
    </w:p>
    <w:p w14:paraId="68BBE322" w14:textId="60BB2D52" w:rsidR="00DD45DB" w:rsidDel="009F1C3B" w:rsidRDefault="00DD45DB" w:rsidP="00DD45DB">
      <w:pPr>
        <w:pStyle w:val="List2"/>
        <w:rPr>
          <w:del w:id="843" w:author="Name Required" w:date="2015-04-08T17:37:00Z"/>
        </w:rPr>
      </w:pPr>
      <w:del w:id="844" w:author="Name Required" w:date="2015-04-08T17:37:00Z">
        <w:r w:rsidDel="009F1C3B">
          <w:delText>TLP – Traffic Light Protocol</w:delText>
        </w:r>
      </w:del>
    </w:p>
    <w:p w14:paraId="0B056BD1" w14:textId="66658A1D" w:rsidR="00DD45DB" w:rsidDel="009F1C3B" w:rsidRDefault="00DD45DB" w:rsidP="00DD45DB">
      <w:pPr>
        <w:pStyle w:val="List2"/>
        <w:rPr>
          <w:del w:id="845" w:author="Name Required" w:date="2015-04-08T17:37:00Z"/>
        </w:rPr>
      </w:pPr>
      <w:del w:id="846" w:author="Name Required" w:date="2015-04-08T17:37:00Z">
        <w:r w:rsidDel="009F1C3B">
          <w:delText>TTP – Tools, Tactics, and Procedures</w:delText>
        </w:r>
      </w:del>
    </w:p>
    <w:p w14:paraId="6A05E9F2" w14:textId="5253022C" w:rsidR="00DD45DB" w:rsidDel="009F1C3B" w:rsidRDefault="00DD45DB" w:rsidP="00DD45DB">
      <w:pPr>
        <w:pStyle w:val="List2"/>
        <w:rPr>
          <w:del w:id="847" w:author="Name Required" w:date="2015-04-08T17:37:00Z"/>
        </w:rPr>
      </w:pPr>
      <w:del w:id="848" w:author="Name Required" w:date="2015-04-08T17:37:00Z">
        <w:r w:rsidDel="009F1C3B">
          <w:delText>UC – Use Case</w:delText>
        </w:r>
      </w:del>
    </w:p>
    <w:p w14:paraId="7FECCB84" w14:textId="3FFC148E" w:rsidR="00DD45DB" w:rsidDel="009F1C3B" w:rsidRDefault="00DD45DB" w:rsidP="00DD45DB">
      <w:pPr>
        <w:pStyle w:val="List2"/>
        <w:rPr>
          <w:del w:id="849" w:author="Name Required" w:date="2015-04-08T17:37:00Z"/>
        </w:rPr>
      </w:pPr>
      <w:del w:id="850" w:author="Name Required" w:date="2015-04-08T17:37:00Z">
        <w:r w:rsidDel="009F1C3B">
          <w:delText>UDP – Unreliable Datagram Protocol (one of the Internet Protocols)</w:delText>
        </w:r>
      </w:del>
    </w:p>
    <w:p w14:paraId="29ED37EB" w14:textId="49ABC8B2" w:rsidR="00DD45DB" w:rsidDel="009F1C3B" w:rsidRDefault="00DD45DB" w:rsidP="006C4BF8">
      <w:pPr>
        <w:pStyle w:val="List2"/>
        <w:rPr>
          <w:del w:id="851" w:author="Name Required" w:date="2015-04-08T17:37:00Z"/>
        </w:rPr>
      </w:pPr>
      <w:del w:id="852" w:author="Name Required" w:date="2015-04-08T17:37:00Z">
        <w:r w:rsidDel="009F1C3B">
          <w:delText>WCX – Western Cyber Exchange</w:delText>
        </w:r>
      </w:del>
    </w:p>
    <w:p w14:paraId="772BDA09" w14:textId="77777777" w:rsidR="00DD45DB" w:rsidRPr="00974235" w:rsidRDefault="00DD45DB" w:rsidP="00734224">
      <w:pPr>
        <w:tabs>
          <w:tab w:val="left" w:pos="450"/>
        </w:tabs>
        <w:spacing w:after="240" w:line="240" w:lineRule="auto"/>
        <w:ind w:left="450" w:hanging="450"/>
        <w:jc w:val="left"/>
        <w:rPr>
          <w:rFonts w:cs="Arial"/>
        </w:rPr>
      </w:pPr>
    </w:p>
    <w:p w14:paraId="16E784C3" w14:textId="31E177C2"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4</w:t>
      </w:r>
      <w:r w:rsidRPr="00974235">
        <w:rPr>
          <w:rFonts w:cs="Arial"/>
          <w:b/>
        </w:rPr>
        <w:tab/>
        <w:t>References</w:t>
      </w:r>
    </w:p>
    <w:p w14:paraId="04667DAC" w14:textId="67061D5A" w:rsidR="0096749B" w:rsidRPr="00671ADE" w:rsidRDefault="0096749B" w:rsidP="00D71EE8">
      <w:pPr>
        <w:tabs>
          <w:tab w:val="left" w:pos="450"/>
        </w:tabs>
        <w:spacing w:after="60" w:line="240" w:lineRule="auto"/>
        <w:ind w:left="450" w:hanging="450"/>
        <w:jc w:val="left"/>
        <w:rPr>
          <w:rFonts w:cs="Arial"/>
          <w:strike/>
          <w:rPrChange w:id="853" w:author="Name Required" w:date="2015-04-09T20:10:00Z">
            <w:rPr>
              <w:rFonts w:cs="Arial"/>
            </w:rPr>
          </w:rPrChange>
        </w:rPr>
      </w:pPr>
      <w:bookmarkStart w:id="854" w:name="_GoBack"/>
      <w:r w:rsidRPr="00671ADE">
        <w:rPr>
          <w:rFonts w:cs="Arial"/>
          <w:strike/>
          <w:rPrChange w:id="855" w:author="Name Required" w:date="2015-04-09T20:10:00Z">
            <w:rPr>
              <w:rFonts w:cs="Arial"/>
            </w:rPr>
          </w:rPrChange>
        </w:rPr>
        <w:t xml:space="preserve">J. Aldridge. Targeted Intrusion Remediation: Lessons from the Front Lines, August 2012. Black Hat USA 2012 Presentation. </w:t>
      </w:r>
      <w:r w:rsidR="00872010" w:rsidRPr="00671ADE">
        <w:rPr>
          <w:strike/>
          <w:rPrChange w:id="856" w:author="Name Required" w:date="2015-04-09T20:10:00Z">
            <w:rPr/>
          </w:rPrChange>
        </w:rPr>
        <w:fldChar w:fldCharType="begin"/>
      </w:r>
      <w:r w:rsidR="00872010" w:rsidRPr="00671ADE">
        <w:rPr>
          <w:strike/>
          <w:rPrChange w:id="857" w:author="Name Required" w:date="2015-04-09T20:10:00Z">
            <w:rPr/>
          </w:rPrChange>
        </w:rPr>
        <w:instrText xml:space="preserve"> HYPERLINK "https://www.mandiant.com/blog/black-hat-usa-2012-presentation-targeted-intrusion-remediation-lessons-front-lines/" </w:instrText>
      </w:r>
      <w:r w:rsidR="00872010" w:rsidRPr="00671ADE">
        <w:rPr>
          <w:strike/>
          <w:rPrChange w:id="858" w:author="Name Required" w:date="2015-04-09T20:10:00Z">
            <w:rPr/>
          </w:rPrChange>
        </w:rPr>
        <w:fldChar w:fldCharType="separate"/>
      </w:r>
      <w:r w:rsidRPr="00671ADE">
        <w:rPr>
          <w:rStyle w:val="Hyperlink"/>
          <w:rFonts w:cs="Arial"/>
          <w:strike/>
          <w:rPrChange w:id="859" w:author="Name Required" w:date="2015-04-09T20:10:00Z">
            <w:rPr>
              <w:rStyle w:val="Hyperlink"/>
              <w:rFonts w:cs="Arial"/>
            </w:rPr>
          </w:rPrChange>
        </w:rPr>
        <w:t>https://www.mandiant.com/blog/black-hat-usa-2012-presentation-targeted-intrusion-remediation-lessons-front-lines/</w:t>
      </w:r>
      <w:r w:rsidR="00872010" w:rsidRPr="00671ADE">
        <w:rPr>
          <w:rStyle w:val="Hyperlink"/>
          <w:rFonts w:cs="Arial"/>
          <w:strike/>
          <w:rPrChange w:id="860" w:author="Name Required" w:date="2015-04-09T20:10:00Z">
            <w:rPr>
              <w:rStyle w:val="Hyperlink"/>
              <w:rFonts w:cs="Arial"/>
            </w:rPr>
          </w:rPrChange>
        </w:rPr>
        <w:fldChar w:fldCharType="end"/>
      </w:r>
    </w:p>
    <w:p w14:paraId="7DDC0FA3" w14:textId="77777777" w:rsidR="009161E5" w:rsidRPr="00671ADE" w:rsidRDefault="009161E5" w:rsidP="00D71EE8">
      <w:pPr>
        <w:tabs>
          <w:tab w:val="left" w:pos="450"/>
        </w:tabs>
        <w:spacing w:after="60" w:line="240" w:lineRule="auto"/>
        <w:ind w:left="450" w:hanging="450"/>
        <w:jc w:val="left"/>
        <w:rPr>
          <w:rFonts w:cs="Arial"/>
          <w:strike/>
          <w:rPrChange w:id="861" w:author="Name Required" w:date="2015-04-09T20:10:00Z">
            <w:rPr>
              <w:rFonts w:cs="Arial"/>
            </w:rPr>
          </w:rPrChange>
        </w:rPr>
      </w:pPr>
      <w:r w:rsidRPr="00671ADE">
        <w:rPr>
          <w:rFonts w:cs="Arial"/>
          <w:strike/>
          <w:rPrChange w:id="862" w:author="Name Required" w:date="2015-04-09T20:10:00Z">
            <w:rPr>
              <w:rFonts w:cs="Arial"/>
            </w:rPr>
          </w:rPrChange>
        </w:rPr>
        <w:t xml:space="preserve">N. Beebe and J. G. Clark. A hierarchical, objectives-based framework for the digital investigations process. Digital Investigation, 2(2):147–167, 2005. </w:t>
      </w:r>
      <w:r w:rsidR="00872010" w:rsidRPr="00671ADE">
        <w:rPr>
          <w:strike/>
          <w:rPrChange w:id="863" w:author="Name Required" w:date="2015-04-09T20:10:00Z">
            <w:rPr/>
          </w:rPrChange>
        </w:rPr>
        <w:fldChar w:fldCharType="begin"/>
      </w:r>
      <w:r w:rsidR="00872010" w:rsidRPr="00671ADE">
        <w:rPr>
          <w:strike/>
          <w:rPrChange w:id="864" w:author="Name Required" w:date="2015-04-09T20:10:00Z">
            <w:rPr/>
          </w:rPrChange>
        </w:rPr>
        <w:instrText xml:space="preserve"> HYPERLINK "http://faculty.business.utsa.edu/nbeebe/pubs/DIP%20Framework%20Journal%20Submission%20v4%20-%20FINAL%20JDI%20author%20copy.pdf" </w:instrText>
      </w:r>
      <w:r w:rsidR="00872010" w:rsidRPr="00671ADE">
        <w:rPr>
          <w:strike/>
          <w:rPrChange w:id="865" w:author="Name Required" w:date="2015-04-09T20:10:00Z">
            <w:rPr/>
          </w:rPrChange>
        </w:rPr>
        <w:fldChar w:fldCharType="separate"/>
      </w:r>
      <w:r w:rsidRPr="00671ADE">
        <w:rPr>
          <w:rStyle w:val="Hyperlink"/>
          <w:rFonts w:cs="Arial"/>
          <w:strike/>
          <w:rPrChange w:id="866" w:author="Name Required" w:date="2015-04-09T20:10:00Z">
            <w:rPr>
              <w:rStyle w:val="Hyperlink"/>
              <w:rFonts w:cs="Arial"/>
            </w:rPr>
          </w:rPrChange>
        </w:rPr>
        <w:t>http://faculty.business.utsa.edu/nbeebe/pubs/DIP%20Framework%20Journal%20Submission%20v4%20-%20FINAL%20JDI%20author%20copy.pdf</w:t>
      </w:r>
      <w:r w:rsidR="00872010" w:rsidRPr="00671ADE">
        <w:rPr>
          <w:rStyle w:val="Hyperlink"/>
          <w:rFonts w:cs="Arial"/>
          <w:strike/>
          <w:rPrChange w:id="867" w:author="Name Required" w:date="2015-04-09T20:10:00Z">
            <w:rPr>
              <w:rStyle w:val="Hyperlink"/>
              <w:rFonts w:cs="Arial"/>
            </w:rPr>
          </w:rPrChange>
        </w:rPr>
        <w:fldChar w:fldCharType="end"/>
      </w:r>
      <w:r w:rsidRPr="00671ADE">
        <w:rPr>
          <w:rFonts w:cs="Arial"/>
          <w:strike/>
          <w:rPrChange w:id="868" w:author="Name Required" w:date="2015-04-09T20:10:00Z">
            <w:rPr>
              <w:rFonts w:cs="Arial"/>
            </w:rPr>
          </w:rPrChange>
        </w:rPr>
        <w:t xml:space="preserve"> </w:t>
      </w:r>
    </w:p>
    <w:p w14:paraId="378EBDEB" w14:textId="691FBB16" w:rsidR="00F43547" w:rsidRPr="00671ADE" w:rsidRDefault="00F43547" w:rsidP="00D71EE8">
      <w:pPr>
        <w:tabs>
          <w:tab w:val="left" w:pos="450"/>
        </w:tabs>
        <w:spacing w:after="60" w:line="240" w:lineRule="auto"/>
        <w:ind w:left="450" w:hanging="450"/>
        <w:jc w:val="left"/>
        <w:rPr>
          <w:rFonts w:cs="Arial"/>
          <w:strike/>
          <w:rPrChange w:id="869" w:author="Name Required" w:date="2015-04-09T20:10:00Z">
            <w:rPr>
              <w:rFonts w:cs="Arial"/>
            </w:rPr>
          </w:rPrChange>
        </w:rPr>
      </w:pPr>
      <w:r w:rsidRPr="00671ADE">
        <w:rPr>
          <w:rFonts w:cs="Arial"/>
          <w:strike/>
          <w:rPrChange w:id="870" w:author="Name Required" w:date="2015-04-09T20:10:00Z">
            <w:rPr>
              <w:rFonts w:cs="Arial"/>
            </w:rPr>
          </w:rPrChange>
        </w:rPr>
        <w:t xml:space="preserve">Bluehat1. New MAPP Initiatives, July 2013. BlueHat Blog. </w:t>
      </w:r>
      <w:r w:rsidR="00872010" w:rsidRPr="00671ADE">
        <w:rPr>
          <w:strike/>
          <w:rPrChange w:id="871" w:author="Name Required" w:date="2015-04-09T20:10:00Z">
            <w:rPr/>
          </w:rPrChange>
        </w:rPr>
        <w:fldChar w:fldCharType="begin"/>
      </w:r>
      <w:r w:rsidR="00872010" w:rsidRPr="00671ADE">
        <w:rPr>
          <w:strike/>
          <w:rPrChange w:id="872" w:author="Name Required" w:date="2015-04-09T20:10:00Z">
            <w:rPr/>
          </w:rPrChange>
        </w:rPr>
        <w:instrText xml:space="preserve"> HYPERLINK "http://blogs.technet.com/b/bluehat/archive/2013/07/29/new-mapp-initiatives.aspx" </w:instrText>
      </w:r>
      <w:r w:rsidR="00872010" w:rsidRPr="00671ADE">
        <w:rPr>
          <w:strike/>
          <w:rPrChange w:id="873" w:author="Name Required" w:date="2015-04-09T20:10:00Z">
            <w:rPr/>
          </w:rPrChange>
        </w:rPr>
        <w:fldChar w:fldCharType="separate"/>
      </w:r>
      <w:r w:rsidRPr="00671ADE">
        <w:rPr>
          <w:rStyle w:val="Hyperlink"/>
          <w:rFonts w:cs="Arial"/>
          <w:strike/>
          <w:rPrChange w:id="874" w:author="Name Required" w:date="2015-04-09T20:10:00Z">
            <w:rPr>
              <w:rStyle w:val="Hyperlink"/>
              <w:rFonts w:cs="Arial"/>
            </w:rPr>
          </w:rPrChange>
        </w:rPr>
        <w:t>http://blogs.technet.com/b/bluehat/archive/2013/07/29/new-mapp-initiatives.aspx</w:t>
      </w:r>
      <w:r w:rsidR="00872010" w:rsidRPr="00671ADE">
        <w:rPr>
          <w:rStyle w:val="Hyperlink"/>
          <w:rFonts w:cs="Arial"/>
          <w:strike/>
          <w:rPrChange w:id="875" w:author="Name Required" w:date="2015-04-09T20:10:00Z">
            <w:rPr>
              <w:rStyle w:val="Hyperlink"/>
              <w:rFonts w:cs="Arial"/>
            </w:rPr>
          </w:rPrChange>
        </w:rPr>
        <w:fldChar w:fldCharType="end"/>
      </w:r>
      <w:r w:rsidRPr="00671ADE">
        <w:rPr>
          <w:rFonts w:cs="Arial"/>
          <w:strike/>
          <w:rPrChange w:id="876" w:author="Name Required" w:date="2015-04-09T20:10:00Z">
            <w:rPr>
              <w:rFonts w:cs="Arial"/>
            </w:rPr>
          </w:rPrChange>
        </w:rPr>
        <w:t xml:space="preserve"> </w:t>
      </w:r>
    </w:p>
    <w:p w14:paraId="5CA00536" w14:textId="0E04CEB3" w:rsidR="009D6094" w:rsidRPr="00671ADE" w:rsidRDefault="009D6094" w:rsidP="00D71EE8">
      <w:pPr>
        <w:tabs>
          <w:tab w:val="left" w:pos="450"/>
        </w:tabs>
        <w:spacing w:after="60" w:line="240" w:lineRule="auto"/>
        <w:ind w:left="450" w:hanging="450"/>
        <w:jc w:val="left"/>
        <w:rPr>
          <w:rFonts w:cs="Arial"/>
          <w:strike/>
          <w:rPrChange w:id="877" w:author="Name Required" w:date="2015-04-09T20:10:00Z">
            <w:rPr>
              <w:rFonts w:cs="Arial"/>
            </w:rPr>
          </w:rPrChange>
        </w:rPr>
      </w:pPr>
      <w:r w:rsidRPr="00671ADE">
        <w:rPr>
          <w:rFonts w:cs="Arial"/>
          <w:strike/>
          <w:rPrChange w:id="878" w:author="Name Required" w:date="2015-04-09T20:10:00Z">
            <w:rPr>
              <w:rFonts w:cs="Arial"/>
            </w:rPr>
          </w:rPrChange>
        </w:rPr>
        <w:t xml:space="preserve">J. R. Boyd (Col.). Boyd’s OODA “Loop” From “The Essence of Winning and Losing”, 2008. Available at </w:t>
      </w:r>
      <w:r w:rsidR="00872010" w:rsidRPr="00671ADE">
        <w:rPr>
          <w:strike/>
          <w:rPrChange w:id="879" w:author="Name Required" w:date="2015-04-09T20:10:00Z">
            <w:rPr/>
          </w:rPrChange>
        </w:rPr>
        <w:fldChar w:fldCharType="begin"/>
      </w:r>
      <w:r w:rsidR="00872010" w:rsidRPr="00671ADE">
        <w:rPr>
          <w:strike/>
          <w:rPrChange w:id="880" w:author="Name Required" w:date="2015-04-09T20:10:00Z">
            <w:rPr/>
          </w:rPrChange>
        </w:rPr>
        <w:instrText xml:space="preserve"> HYPERLINK "http://www.d-n-i.net/fcs/ppt/boyds_ooda_loop.ppt" </w:instrText>
      </w:r>
      <w:r w:rsidR="00872010" w:rsidRPr="00671ADE">
        <w:rPr>
          <w:strike/>
          <w:rPrChange w:id="881" w:author="Name Required" w:date="2015-04-09T20:10:00Z">
            <w:rPr/>
          </w:rPrChange>
        </w:rPr>
        <w:fldChar w:fldCharType="separate"/>
      </w:r>
      <w:r w:rsidR="0068341A" w:rsidRPr="00671ADE">
        <w:rPr>
          <w:rStyle w:val="Hyperlink"/>
          <w:rFonts w:cs="Arial"/>
          <w:strike/>
          <w:rPrChange w:id="882" w:author="Name Required" w:date="2015-04-09T20:10:00Z">
            <w:rPr>
              <w:rStyle w:val="Hyperlink"/>
              <w:rFonts w:cs="Arial"/>
            </w:rPr>
          </w:rPrChange>
        </w:rPr>
        <w:t>http://www.d-n-i.net/fcs/ppt/boyds_ooda_loop.ppt</w:t>
      </w:r>
      <w:r w:rsidR="00872010" w:rsidRPr="00671ADE">
        <w:rPr>
          <w:rStyle w:val="Hyperlink"/>
          <w:rFonts w:cs="Arial"/>
          <w:strike/>
          <w:rPrChange w:id="883" w:author="Name Required" w:date="2015-04-09T20:10:00Z">
            <w:rPr>
              <w:rStyle w:val="Hyperlink"/>
              <w:rFonts w:cs="Arial"/>
            </w:rPr>
          </w:rPrChange>
        </w:rPr>
        <w:fldChar w:fldCharType="end"/>
      </w:r>
    </w:p>
    <w:p w14:paraId="65EE39A5" w14:textId="77777777" w:rsidR="009161E5" w:rsidRPr="00671ADE" w:rsidRDefault="009161E5" w:rsidP="00D71EE8">
      <w:pPr>
        <w:tabs>
          <w:tab w:val="left" w:pos="450"/>
        </w:tabs>
        <w:spacing w:after="60" w:line="240" w:lineRule="auto"/>
        <w:ind w:left="450" w:hanging="450"/>
        <w:jc w:val="left"/>
        <w:rPr>
          <w:rFonts w:cs="Arial"/>
          <w:strike/>
          <w:rPrChange w:id="884" w:author="Name Required" w:date="2015-04-09T20:10:00Z">
            <w:rPr>
              <w:rFonts w:cs="Arial"/>
            </w:rPr>
          </w:rPrChange>
        </w:rPr>
      </w:pPr>
      <w:r w:rsidRPr="00671ADE">
        <w:rPr>
          <w:rFonts w:cs="Arial"/>
          <w:strike/>
          <w:rPrChange w:id="885" w:author="Name Required" w:date="2015-04-09T20:10:00Z">
            <w:rPr>
              <w:rFonts w:cs="Arial"/>
            </w:rPr>
          </w:rPrChange>
        </w:rPr>
        <w:t xml:space="preserve">S. O ́. Ciardhua ́in. An Extended Model of Cybercrime Investigations. International Journal of Digital Evidence, 3(1), Summer 2004. </w:t>
      </w:r>
      <w:r w:rsidR="00872010" w:rsidRPr="00671ADE">
        <w:rPr>
          <w:strike/>
          <w:rPrChange w:id="886" w:author="Name Required" w:date="2015-04-09T20:10:00Z">
            <w:rPr/>
          </w:rPrChange>
        </w:rPr>
        <w:fldChar w:fldCharType="begin"/>
      </w:r>
      <w:r w:rsidR="00872010" w:rsidRPr="00671ADE">
        <w:rPr>
          <w:strike/>
          <w:rPrChange w:id="887" w:author="Name Required" w:date="2015-04-09T20:10:00Z">
            <w:rPr/>
          </w:rPrChange>
        </w:rPr>
        <w:instrText xml:space="preserve"> HYPERLINK "http://www.utica.edu/academic/institutes/ecii/publications/articles/A0B70121-FD6C-3DBA-0EA5C3E93CC575FA.pdf" </w:instrText>
      </w:r>
      <w:r w:rsidR="00872010" w:rsidRPr="00671ADE">
        <w:rPr>
          <w:strike/>
          <w:rPrChange w:id="888" w:author="Name Required" w:date="2015-04-09T20:10:00Z">
            <w:rPr/>
          </w:rPrChange>
        </w:rPr>
        <w:fldChar w:fldCharType="separate"/>
      </w:r>
      <w:r w:rsidRPr="00671ADE">
        <w:rPr>
          <w:rStyle w:val="Hyperlink"/>
          <w:rFonts w:cs="Arial"/>
          <w:strike/>
          <w:rPrChange w:id="889" w:author="Name Required" w:date="2015-04-09T20:10:00Z">
            <w:rPr>
              <w:rStyle w:val="Hyperlink"/>
              <w:rFonts w:cs="Arial"/>
            </w:rPr>
          </w:rPrChange>
        </w:rPr>
        <w:t>http://www.utica.edu/academic/institutes/ecii/publications/articles/A0B70121-FD6C-3DBA-0EA5C3E93CC575FA.pdf</w:t>
      </w:r>
      <w:r w:rsidR="00872010" w:rsidRPr="00671ADE">
        <w:rPr>
          <w:rStyle w:val="Hyperlink"/>
          <w:rFonts w:cs="Arial"/>
          <w:strike/>
          <w:rPrChange w:id="890" w:author="Name Required" w:date="2015-04-09T20:10:00Z">
            <w:rPr>
              <w:rStyle w:val="Hyperlink"/>
              <w:rFonts w:cs="Arial"/>
            </w:rPr>
          </w:rPrChange>
        </w:rPr>
        <w:fldChar w:fldCharType="end"/>
      </w:r>
      <w:r w:rsidRPr="00671ADE">
        <w:rPr>
          <w:rFonts w:cs="Arial"/>
          <w:strike/>
          <w:rPrChange w:id="891" w:author="Name Required" w:date="2015-04-09T20:10:00Z">
            <w:rPr>
              <w:rFonts w:cs="Arial"/>
            </w:rPr>
          </w:rPrChange>
        </w:rPr>
        <w:t xml:space="preserve"> </w:t>
      </w:r>
    </w:p>
    <w:p w14:paraId="46FC0E43" w14:textId="77777777" w:rsidR="00BF7AE3" w:rsidRPr="00671ADE" w:rsidRDefault="00BF7AE3" w:rsidP="00BF7AE3">
      <w:pPr>
        <w:tabs>
          <w:tab w:val="left" w:pos="450"/>
        </w:tabs>
        <w:spacing w:after="60" w:line="240" w:lineRule="auto"/>
        <w:ind w:left="450" w:hanging="450"/>
        <w:jc w:val="left"/>
        <w:rPr>
          <w:rFonts w:cs="Arial"/>
          <w:strike/>
          <w:rPrChange w:id="892" w:author="Name Required" w:date="2015-04-09T20:10:00Z">
            <w:rPr>
              <w:rFonts w:cs="Arial"/>
            </w:rPr>
          </w:rPrChange>
        </w:rPr>
      </w:pPr>
      <w:r w:rsidRPr="00671ADE">
        <w:rPr>
          <w:rFonts w:cs="Arial"/>
          <w:strike/>
          <w:rPrChange w:id="893" w:author="Name Required" w:date="2015-04-09T20:10:00Z">
            <w:rPr>
              <w:rFonts w:cs="Arial"/>
            </w:rPr>
          </w:rPrChange>
        </w:rPr>
        <w:t>D. Dittrich. PRISEM Analyst’s Handbook, December 2013.</w:t>
      </w:r>
    </w:p>
    <w:p w14:paraId="240BE268" w14:textId="6D7FBD04" w:rsidR="009161E5" w:rsidRPr="00671ADE" w:rsidRDefault="009161E5" w:rsidP="00D71EE8">
      <w:pPr>
        <w:tabs>
          <w:tab w:val="left" w:pos="450"/>
        </w:tabs>
        <w:spacing w:after="60" w:line="240" w:lineRule="auto"/>
        <w:ind w:left="450" w:hanging="450"/>
        <w:jc w:val="left"/>
        <w:rPr>
          <w:rFonts w:cs="Arial"/>
          <w:strike/>
          <w:rPrChange w:id="894" w:author="Name Required" w:date="2015-04-09T20:10:00Z">
            <w:rPr>
              <w:rFonts w:cs="Arial"/>
            </w:rPr>
          </w:rPrChange>
        </w:rPr>
      </w:pPr>
      <w:r w:rsidRPr="00671ADE">
        <w:rPr>
          <w:rFonts w:cs="Arial"/>
          <w:strike/>
          <w:rPrChange w:id="895" w:author="Name Required" w:date="2015-04-09T20:10:00Z">
            <w:rPr>
              <w:rFonts w:cs="Arial"/>
            </w:rPr>
          </w:rPrChange>
        </w:rPr>
        <w:t>D. Dittrich. PRISEM System Administration Handbook, December 2013.</w:t>
      </w:r>
    </w:p>
    <w:p w14:paraId="1F8D7F2F" w14:textId="6486A7C1" w:rsidR="00435FF9" w:rsidRPr="00671ADE" w:rsidRDefault="00545D7C" w:rsidP="00D71EE8">
      <w:pPr>
        <w:tabs>
          <w:tab w:val="left" w:pos="450"/>
        </w:tabs>
        <w:spacing w:after="60" w:line="240" w:lineRule="auto"/>
        <w:ind w:left="450" w:hanging="450"/>
        <w:jc w:val="left"/>
        <w:rPr>
          <w:rFonts w:cs="Arial"/>
          <w:strike/>
          <w:rPrChange w:id="896" w:author="Name Required" w:date="2015-04-09T20:10:00Z">
            <w:rPr>
              <w:rFonts w:cs="Arial"/>
            </w:rPr>
          </w:rPrChange>
        </w:rPr>
      </w:pPr>
      <w:r w:rsidRPr="00671ADE">
        <w:rPr>
          <w:rFonts w:cs="Arial"/>
          <w:strike/>
          <w:rPrChange w:id="897" w:author="Name Required" w:date="2015-04-09T20:10:00Z">
            <w:rPr>
              <w:rFonts w:cs="Arial"/>
            </w:rPr>
          </w:rPrChange>
        </w:rPr>
        <w:t>D. Dittrich. Advanced Incident Response Capabilities Supporting Co</w:t>
      </w:r>
      <w:r w:rsidR="00D71EE8" w:rsidRPr="00671ADE">
        <w:rPr>
          <w:rFonts w:cs="Arial"/>
          <w:strike/>
          <w:rPrChange w:id="898" w:author="Name Required" w:date="2015-04-09T20:10:00Z">
            <w:rPr>
              <w:rFonts w:cs="Arial"/>
            </w:rPr>
          </w:rPrChange>
        </w:rPr>
        <w:t>llaborative and Cooperative Re</w:t>
      </w:r>
      <w:r w:rsidRPr="00671ADE">
        <w:rPr>
          <w:rFonts w:cs="Arial"/>
          <w:strike/>
          <w:rPrChange w:id="899" w:author="Name Required" w:date="2015-04-09T20:10:00Z">
            <w:rPr>
              <w:rFonts w:cs="Arial"/>
            </w:rPr>
          </w:rPrChange>
        </w:rPr>
        <w:t>sponses. Unpublished manuscript, April 2007.</w:t>
      </w:r>
    </w:p>
    <w:p w14:paraId="5DE6CD36" w14:textId="21CD0EEB" w:rsidR="00545D7C" w:rsidRPr="00671ADE" w:rsidRDefault="00545D7C" w:rsidP="00D71EE8">
      <w:pPr>
        <w:tabs>
          <w:tab w:val="left" w:pos="450"/>
        </w:tabs>
        <w:spacing w:after="60" w:line="240" w:lineRule="auto"/>
        <w:ind w:left="450" w:hanging="450"/>
        <w:jc w:val="left"/>
        <w:rPr>
          <w:rFonts w:cs="Arial"/>
          <w:strike/>
          <w:rPrChange w:id="900" w:author="Name Required" w:date="2015-04-09T20:10:00Z">
            <w:rPr>
              <w:rFonts w:cs="Arial"/>
            </w:rPr>
          </w:rPrChange>
        </w:rPr>
      </w:pPr>
      <w:r w:rsidRPr="00671ADE">
        <w:rPr>
          <w:rFonts w:cs="Arial"/>
          <w:strike/>
          <w:rPrChange w:id="901" w:author="Name Required" w:date="2015-04-09T20:10:00Z">
            <w:rPr>
              <w:rFonts w:cs="Arial"/>
            </w:rPr>
          </w:rPrChange>
        </w:rPr>
        <w:t xml:space="preserve">D. Dittrich. On Developing Tomorrow’s “Cyber Warriors”. In Proceedings of the 12th Colloquium for Information Systems Security Education, June 2008. </w:t>
      </w:r>
      <w:r w:rsidR="00872010" w:rsidRPr="00671ADE">
        <w:rPr>
          <w:strike/>
          <w:rPrChange w:id="902" w:author="Name Required" w:date="2015-04-09T20:10:00Z">
            <w:rPr/>
          </w:rPrChange>
        </w:rPr>
        <w:fldChar w:fldCharType="begin"/>
      </w:r>
      <w:r w:rsidR="00872010" w:rsidRPr="00671ADE">
        <w:rPr>
          <w:strike/>
          <w:rPrChange w:id="903" w:author="Name Required" w:date="2015-04-09T20:10:00Z">
            <w:rPr/>
          </w:rPrChange>
        </w:rPr>
        <w:instrText xml:space="preserve"> HYPERLINK "http://staff.washington.edu/dittrich/misc/cisse2008-dittrich.pdf" </w:instrText>
      </w:r>
      <w:r w:rsidR="00872010" w:rsidRPr="00671ADE">
        <w:rPr>
          <w:strike/>
          <w:rPrChange w:id="904" w:author="Name Required" w:date="2015-04-09T20:10:00Z">
            <w:rPr/>
          </w:rPrChange>
        </w:rPr>
        <w:fldChar w:fldCharType="separate"/>
      </w:r>
      <w:r w:rsidR="009161E5" w:rsidRPr="00671ADE">
        <w:rPr>
          <w:rStyle w:val="Hyperlink"/>
          <w:rFonts w:cs="Arial"/>
          <w:strike/>
          <w:rPrChange w:id="905" w:author="Name Required" w:date="2015-04-09T20:10:00Z">
            <w:rPr>
              <w:rStyle w:val="Hyperlink"/>
              <w:rFonts w:cs="Arial"/>
            </w:rPr>
          </w:rPrChange>
        </w:rPr>
        <w:t>http://staff.washington.edu/dittrich/misc/cisse2008-dittrich.pdf</w:t>
      </w:r>
      <w:r w:rsidR="00872010" w:rsidRPr="00671ADE">
        <w:rPr>
          <w:rStyle w:val="Hyperlink"/>
          <w:rFonts w:cs="Arial"/>
          <w:strike/>
          <w:rPrChange w:id="906" w:author="Name Required" w:date="2015-04-09T20:10:00Z">
            <w:rPr>
              <w:rStyle w:val="Hyperlink"/>
              <w:rFonts w:cs="Arial"/>
            </w:rPr>
          </w:rPrChange>
        </w:rPr>
        <w:fldChar w:fldCharType="end"/>
      </w:r>
      <w:r w:rsidR="009161E5" w:rsidRPr="00671ADE">
        <w:rPr>
          <w:rFonts w:cs="Arial"/>
          <w:strike/>
          <w:rPrChange w:id="907" w:author="Name Required" w:date="2015-04-09T20:10:00Z">
            <w:rPr>
              <w:rFonts w:cs="Arial"/>
            </w:rPr>
          </w:rPrChange>
        </w:rPr>
        <w:t xml:space="preserve"> </w:t>
      </w:r>
    </w:p>
    <w:p w14:paraId="408161E5" w14:textId="77777777" w:rsidR="00BF7AE3" w:rsidRPr="00671ADE" w:rsidRDefault="00BF7AE3" w:rsidP="00BF7AE3">
      <w:pPr>
        <w:tabs>
          <w:tab w:val="left" w:pos="450"/>
        </w:tabs>
        <w:spacing w:after="60" w:line="240" w:lineRule="auto"/>
        <w:ind w:left="450" w:hanging="450"/>
        <w:jc w:val="left"/>
        <w:rPr>
          <w:rFonts w:cs="Arial"/>
          <w:strike/>
          <w:rPrChange w:id="908" w:author="Name Required" w:date="2015-04-09T20:10:00Z">
            <w:rPr>
              <w:rFonts w:cs="Arial"/>
            </w:rPr>
          </w:rPrChange>
        </w:rPr>
      </w:pPr>
      <w:r w:rsidRPr="00671ADE">
        <w:rPr>
          <w:rFonts w:cs="Arial"/>
          <w:strike/>
          <w:rPrChange w:id="909" w:author="Name Required" w:date="2015-04-09T20:10:00Z">
            <w:rPr>
              <w:rFonts w:cs="Arial"/>
            </w:rPr>
          </w:rPrChange>
        </w:rPr>
        <w:t>D. Dittrich. On the Development of Computer Network Attack Capabilities. Unpublished manuscript, February 2008. This work was performed for the National Research Council under agreement D-235- DEPS-2007-001.</w:t>
      </w:r>
    </w:p>
    <w:p w14:paraId="33D854D9" w14:textId="23ABA2D9" w:rsidR="00545D7C" w:rsidRPr="00671ADE" w:rsidRDefault="00545D7C" w:rsidP="00D71EE8">
      <w:pPr>
        <w:tabs>
          <w:tab w:val="left" w:pos="450"/>
        </w:tabs>
        <w:spacing w:after="60" w:line="240" w:lineRule="auto"/>
        <w:ind w:left="450" w:hanging="450"/>
        <w:jc w:val="left"/>
        <w:rPr>
          <w:rFonts w:cs="Arial"/>
          <w:strike/>
          <w:rPrChange w:id="910" w:author="Name Required" w:date="2015-04-09T20:10:00Z">
            <w:rPr>
              <w:rFonts w:cs="Arial"/>
            </w:rPr>
          </w:rPrChange>
        </w:rPr>
      </w:pPr>
      <w:r w:rsidRPr="00671ADE">
        <w:rPr>
          <w:rFonts w:cs="Arial"/>
          <w:strike/>
          <w:rPrChange w:id="911" w:author="Name Required" w:date="2015-04-09T20:10:00Z">
            <w:rPr>
              <w:rFonts w:cs="Arial"/>
            </w:rPr>
          </w:rPrChange>
        </w:rPr>
        <w:t>D. Dittrich. The Conflicts Facing Those Responding to Cyberconflict. In USENIX ;login: vol. 34, no. 6, December 2009.</w:t>
      </w:r>
      <w:r w:rsidR="009161E5" w:rsidRPr="00671ADE">
        <w:rPr>
          <w:rFonts w:cs="Arial"/>
          <w:strike/>
          <w:rPrChange w:id="912" w:author="Name Required" w:date="2015-04-09T20:10:00Z">
            <w:rPr>
              <w:rFonts w:cs="Arial"/>
            </w:rPr>
          </w:rPrChange>
        </w:rPr>
        <w:t xml:space="preserve"> </w:t>
      </w:r>
      <w:r w:rsidR="00872010" w:rsidRPr="00671ADE">
        <w:rPr>
          <w:strike/>
          <w:rPrChange w:id="913" w:author="Name Required" w:date="2015-04-09T20:10:00Z">
            <w:rPr/>
          </w:rPrChange>
        </w:rPr>
        <w:fldChar w:fldCharType="begin"/>
      </w:r>
      <w:r w:rsidR="00872010" w:rsidRPr="00671ADE">
        <w:rPr>
          <w:strike/>
          <w:rPrChange w:id="914" w:author="Name Required" w:date="2015-04-09T20:10:00Z">
            <w:rPr/>
          </w:rPrChange>
        </w:rPr>
        <w:instrText xml:space="preserve"> HYPERLINK "http://www.usenix.org/publications/login/2009-12/openpdfs/dittrich.pdf" </w:instrText>
      </w:r>
      <w:r w:rsidR="00872010" w:rsidRPr="00671ADE">
        <w:rPr>
          <w:strike/>
          <w:rPrChange w:id="915" w:author="Name Required" w:date="2015-04-09T20:10:00Z">
            <w:rPr/>
          </w:rPrChange>
        </w:rPr>
        <w:fldChar w:fldCharType="separate"/>
      </w:r>
      <w:r w:rsidR="009161E5" w:rsidRPr="00671ADE">
        <w:rPr>
          <w:rStyle w:val="Hyperlink"/>
          <w:rFonts w:cs="Arial"/>
          <w:strike/>
          <w:rPrChange w:id="916" w:author="Name Required" w:date="2015-04-09T20:10:00Z">
            <w:rPr>
              <w:rStyle w:val="Hyperlink"/>
              <w:rFonts w:cs="Arial"/>
            </w:rPr>
          </w:rPrChange>
        </w:rPr>
        <w:t>http://www.usenix.org/publications/login/2009-12/openpdfs/dittrich.pdf</w:t>
      </w:r>
      <w:r w:rsidR="00872010" w:rsidRPr="00671ADE">
        <w:rPr>
          <w:rStyle w:val="Hyperlink"/>
          <w:rFonts w:cs="Arial"/>
          <w:strike/>
          <w:rPrChange w:id="917" w:author="Name Required" w:date="2015-04-09T20:10:00Z">
            <w:rPr>
              <w:rStyle w:val="Hyperlink"/>
              <w:rFonts w:cs="Arial"/>
            </w:rPr>
          </w:rPrChange>
        </w:rPr>
        <w:fldChar w:fldCharType="end"/>
      </w:r>
      <w:r w:rsidR="009161E5" w:rsidRPr="00671ADE">
        <w:rPr>
          <w:rFonts w:cs="Arial"/>
          <w:strike/>
          <w:rPrChange w:id="918" w:author="Name Required" w:date="2015-04-09T20:10:00Z">
            <w:rPr>
              <w:rFonts w:cs="Arial"/>
            </w:rPr>
          </w:rPrChange>
        </w:rPr>
        <w:t xml:space="preserve"> </w:t>
      </w:r>
    </w:p>
    <w:p w14:paraId="2C3FB90B" w14:textId="77777777" w:rsidR="0096749B" w:rsidRPr="00671ADE" w:rsidRDefault="0096749B" w:rsidP="00D71EE8">
      <w:pPr>
        <w:tabs>
          <w:tab w:val="left" w:pos="450"/>
        </w:tabs>
        <w:spacing w:after="60" w:line="240" w:lineRule="auto"/>
        <w:ind w:left="450" w:hanging="450"/>
        <w:jc w:val="left"/>
        <w:rPr>
          <w:rFonts w:cs="Arial"/>
          <w:strike/>
          <w:rPrChange w:id="919" w:author="Name Required" w:date="2015-04-09T20:10:00Z">
            <w:rPr>
              <w:rFonts w:cs="Arial"/>
            </w:rPr>
          </w:rPrChange>
        </w:rPr>
      </w:pPr>
      <w:r w:rsidRPr="00671ADE">
        <w:rPr>
          <w:rFonts w:cs="Arial"/>
          <w:strike/>
          <w:rPrChange w:id="920" w:author="Name Required" w:date="2015-04-09T20:10:00Z">
            <w:rPr>
              <w:rFonts w:cs="Arial"/>
            </w:rPr>
          </w:rPrChange>
        </w:rPr>
        <w:t xml:space="preserve">Executive Office of the President. Homeland Security Presidential Directive 7: Critical Infrastructure Identification, Prioritization, and Protection. </w:t>
      </w:r>
      <w:r w:rsidR="00872010" w:rsidRPr="00671ADE">
        <w:rPr>
          <w:strike/>
          <w:rPrChange w:id="921" w:author="Name Required" w:date="2015-04-09T20:10:00Z">
            <w:rPr/>
          </w:rPrChange>
        </w:rPr>
        <w:fldChar w:fldCharType="begin"/>
      </w:r>
      <w:r w:rsidR="00872010" w:rsidRPr="00671ADE">
        <w:rPr>
          <w:strike/>
          <w:rPrChange w:id="922" w:author="Name Required" w:date="2015-04-09T20:10:00Z">
            <w:rPr/>
          </w:rPrChange>
        </w:rPr>
        <w:instrText xml:space="preserve"> HYPERLINK "http://www.dhs.gov/xabout/laws/gc_1214597989952.shtm" </w:instrText>
      </w:r>
      <w:r w:rsidR="00872010" w:rsidRPr="00671ADE">
        <w:rPr>
          <w:strike/>
          <w:rPrChange w:id="923" w:author="Name Required" w:date="2015-04-09T20:10:00Z">
            <w:rPr/>
          </w:rPrChange>
        </w:rPr>
        <w:fldChar w:fldCharType="separate"/>
      </w:r>
      <w:r w:rsidRPr="00671ADE">
        <w:rPr>
          <w:rStyle w:val="Hyperlink"/>
          <w:rFonts w:cs="Arial"/>
          <w:strike/>
          <w:rPrChange w:id="924" w:author="Name Required" w:date="2015-04-09T20:10:00Z">
            <w:rPr>
              <w:rStyle w:val="Hyperlink"/>
              <w:rFonts w:cs="Arial"/>
            </w:rPr>
          </w:rPrChange>
        </w:rPr>
        <w:t>http://www.dhs.gov/xabout/laws/gc_1214597989952.shtm</w:t>
      </w:r>
      <w:r w:rsidR="00872010" w:rsidRPr="00671ADE">
        <w:rPr>
          <w:rStyle w:val="Hyperlink"/>
          <w:rFonts w:cs="Arial"/>
          <w:strike/>
          <w:rPrChange w:id="925" w:author="Name Required" w:date="2015-04-09T20:10:00Z">
            <w:rPr>
              <w:rStyle w:val="Hyperlink"/>
              <w:rFonts w:cs="Arial"/>
            </w:rPr>
          </w:rPrChange>
        </w:rPr>
        <w:fldChar w:fldCharType="end"/>
      </w:r>
      <w:r w:rsidRPr="00671ADE">
        <w:rPr>
          <w:rFonts w:cs="Arial"/>
          <w:strike/>
          <w:rPrChange w:id="926" w:author="Name Required" w:date="2015-04-09T20:10:00Z">
            <w:rPr>
              <w:rFonts w:cs="Arial"/>
            </w:rPr>
          </w:rPrChange>
        </w:rPr>
        <w:t>, December 2003.</w:t>
      </w:r>
    </w:p>
    <w:p w14:paraId="795A8BFB" w14:textId="52595B6B" w:rsidR="001429C1" w:rsidRPr="00671ADE" w:rsidRDefault="001429C1" w:rsidP="00D71EE8">
      <w:pPr>
        <w:tabs>
          <w:tab w:val="left" w:pos="450"/>
        </w:tabs>
        <w:spacing w:after="60" w:line="240" w:lineRule="auto"/>
        <w:ind w:left="450" w:hanging="450"/>
        <w:jc w:val="left"/>
        <w:rPr>
          <w:rFonts w:cs="Arial"/>
          <w:strike/>
          <w:rPrChange w:id="927" w:author="Name Required" w:date="2015-04-09T20:10:00Z">
            <w:rPr>
              <w:rFonts w:cs="Arial"/>
            </w:rPr>
          </w:rPrChange>
        </w:rPr>
      </w:pPr>
      <w:r w:rsidRPr="00671ADE">
        <w:rPr>
          <w:rFonts w:cs="Arial"/>
          <w:strike/>
          <w:rPrChange w:id="928" w:author="Name Required" w:date="2015-04-09T20:10:00Z">
            <w:rPr>
              <w:rFonts w:cs="Arial"/>
            </w:rPr>
          </w:rPrChange>
        </w:rPr>
        <w:t>Federal Emergency Management Agency. National Response Fram</w:t>
      </w:r>
      <w:r w:rsidR="009222A9" w:rsidRPr="00671ADE">
        <w:rPr>
          <w:rFonts w:cs="Arial"/>
          <w:strike/>
          <w:rPrChange w:id="929" w:author="Name Required" w:date="2015-04-09T20:10:00Z">
            <w:rPr>
              <w:rFonts w:cs="Arial"/>
            </w:rPr>
          </w:rPrChange>
        </w:rPr>
        <w:t xml:space="preserve">ework, January 2008. </w:t>
      </w:r>
      <w:r w:rsidR="00872010" w:rsidRPr="00671ADE">
        <w:rPr>
          <w:strike/>
          <w:rPrChange w:id="930" w:author="Name Required" w:date="2015-04-09T20:10:00Z">
            <w:rPr/>
          </w:rPrChange>
        </w:rPr>
        <w:fldChar w:fldCharType="begin"/>
      </w:r>
      <w:r w:rsidR="00872010" w:rsidRPr="00671ADE">
        <w:rPr>
          <w:strike/>
          <w:rPrChange w:id="931" w:author="Name Required" w:date="2015-04-09T20:10:00Z">
            <w:rPr/>
          </w:rPrChange>
        </w:rPr>
        <w:instrText xml:space="preserve"> HYPERLINK "http://www.fema.gov/pdf/emergency/nrf/nrf-core.pdf" </w:instrText>
      </w:r>
      <w:r w:rsidR="00872010" w:rsidRPr="00671ADE">
        <w:rPr>
          <w:strike/>
          <w:rPrChange w:id="932" w:author="Name Required" w:date="2015-04-09T20:10:00Z">
            <w:rPr/>
          </w:rPrChange>
        </w:rPr>
        <w:fldChar w:fldCharType="separate"/>
      </w:r>
      <w:r w:rsidR="009222A9" w:rsidRPr="00671ADE">
        <w:rPr>
          <w:rStyle w:val="Hyperlink"/>
          <w:rFonts w:cs="Arial"/>
          <w:strike/>
          <w:rPrChange w:id="933" w:author="Name Required" w:date="2015-04-09T20:10:00Z">
            <w:rPr>
              <w:rStyle w:val="Hyperlink"/>
              <w:rFonts w:cs="Arial"/>
            </w:rPr>
          </w:rPrChange>
        </w:rPr>
        <w:t>http://www.fema.gov/pdf/emergency/nrf/nrf-core.pdf</w:t>
      </w:r>
      <w:r w:rsidR="00872010" w:rsidRPr="00671ADE">
        <w:rPr>
          <w:rStyle w:val="Hyperlink"/>
          <w:rFonts w:cs="Arial"/>
          <w:strike/>
          <w:rPrChange w:id="934" w:author="Name Required" w:date="2015-04-09T20:10:00Z">
            <w:rPr>
              <w:rStyle w:val="Hyperlink"/>
              <w:rFonts w:cs="Arial"/>
            </w:rPr>
          </w:rPrChange>
        </w:rPr>
        <w:fldChar w:fldCharType="end"/>
      </w:r>
      <w:r w:rsidR="009222A9" w:rsidRPr="00671ADE">
        <w:rPr>
          <w:rFonts w:cs="Arial"/>
          <w:strike/>
          <w:rPrChange w:id="935" w:author="Name Required" w:date="2015-04-09T20:10:00Z">
            <w:rPr>
              <w:rFonts w:cs="Arial"/>
            </w:rPr>
          </w:rPrChange>
        </w:rPr>
        <w:t xml:space="preserve"> </w:t>
      </w:r>
    </w:p>
    <w:p w14:paraId="1A858BF3" w14:textId="789E6DA4" w:rsidR="0096749B" w:rsidRPr="00671ADE" w:rsidRDefault="0096749B" w:rsidP="00D71EE8">
      <w:pPr>
        <w:tabs>
          <w:tab w:val="left" w:pos="450"/>
        </w:tabs>
        <w:spacing w:after="60" w:line="240" w:lineRule="auto"/>
        <w:ind w:left="450" w:hanging="450"/>
        <w:jc w:val="left"/>
        <w:rPr>
          <w:rFonts w:cs="Arial"/>
          <w:strike/>
          <w:rPrChange w:id="936" w:author="Name Required" w:date="2015-04-09T20:10:00Z">
            <w:rPr>
              <w:rFonts w:cs="Arial"/>
            </w:rPr>
          </w:rPrChange>
        </w:rPr>
      </w:pPr>
      <w:r w:rsidRPr="00671ADE">
        <w:rPr>
          <w:rFonts w:cs="Arial"/>
          <w:strike/>
          <w:rPrChange w:id="937" w:author="Name Required" w:date="2015-04-09T20:10:00Z">
            <w:rPr>
              <w:rFonts w:cs="Arial"/>
            </w:rPr>
          </w:rPrChange>
        </w:rPr>
        <w:t xml:space="preserve">W. Gragido. Understanding Indicators of Compromise (IOC) Part I, October 2012. </w:t>
      </w:r>
      <w:r w:rsidR="00872010" w:rsidRPr="00671ADE">
        <w:rPr>
          <w:strike/>
          <w:rPrChange w:id="938" w:author="Name Required" w:date="2015-04-09T20:10:00Z">
            <w:rPr/>
          </w:rPrChange>
        </w:rPr>
        <w:fldChar w:fldCharType="begin"/>
      </w:r>
      <w:r w:rsidR="00872010" w:rsidRPr="00671ADE">
        <w:rPr>
          <w:strike/>
          <w:rPrChange w:id="939" w:author="Name Required" w:date="2015-04-09T20:10:00Z">
            <w:rPr/>
          </w:rPrChange>
        </w:rPr>
        <w:instrText xml:space="preserve"> HYPERLINK "http://blogs.rsa.com/will-gragido/understanding-indicators-of-compromise-ioc-part-i/" </w:instrText>
      </w:r>
      <w:r w:rsidR="00872010" w:rsidRPr="00671ADE">
        <w:rPr>
          <w:strike/>
          <w:rPrChange w:id="940" w:author="Name Required" w:date="2015-04-09T20:10:00Z">
            <w:rPr/>
          </w:rPrChange>
        </w:rPr>
        <w:fldChar w:fldCharType="separate"/>
      </w:r>
      <w:r w:rsidRPr="00671ADE">
        <w:rPr>
          <w:rStyle w:val="Hyperlink"/>
          <w:rFonts w:cs="Arial"/>
          <w:strike/>
          <w:rPrChange w:id="941" w:author="Name Required" w:date="2015-04-09T20:10:00Z">
            <w:rPr>
              <w:rStyle w:val="Hyperlink"/>
              <w:rFonts w:cs="Arial"/>
            </w:rPr>
          </w:rPrChange>
        </w:rPr>
        <w:t>http://blogs.rsa.com/will-gragido/understanding-indicators-of-compromise-ioc-part-i/</w:t>
      </w:r>
      <w:r w:rsidR="00872010" w:rsidRPr="00671ADE">
        <w:rPr>
          <w:rStyle w:val="Hyperlink"/>
          <w:rFonts w:cs="Arial"/>
          <w:strike/>
          <w:rPrChange w:id="942" w:author="Name Required" w:date="2015-04-09T20:10:00Z">
            <w:rPr>
              <w:rStyle w:val="Hyperlink"/>
              <w:rFonts w:cs="Arial"/>
            </w:rPr>
          </w:rPrChange>
        </w:rPr>
        <w:fldChar w:fldCharType="end"/>
      </w:r>
    </w:p>
    <w:p w14:paraId="636838B0" w14:textId="254FFE4F" w:rsidR="009161E5" w:rsidRPr="00671ADE" w:rsidRDefault="009161E5" w:rsidP="00D71EE8">
      <w:pPr>
        <w:tabs>
          <w:tab w:val="left" w:pos="450"/>
        </w:tabs>
        <w:spacing w:after="60" w:line="240" w:lineRule="auto"/>
        <w:ind w:left="450" w:hanging="450"/>
        <w:jc w:val="left"/>
        <w:rPr>
          <w:rFonts w:cs="Arial"/>
          <w:strike/>
          <w:rPrChange w:id="943" w:author="Name Required" w:date="2015-04-09T20:10:00Z">
            <w:rPr>
              <w:rFonts w:cs="Arial"/>
            </w:rPr>
          </w:rPrChange>
        </w:rPr>
      </w:pPr>
      <w:r w:rsidRPr="00671ADE">
        <w:rPr>
          <w:rFonts w:cs="Arial"/>
          <w:strike/>
          <w:rPrChange w:id="944" w:author="Name Required" w:date="2015-04-09T20:10:00Z">
            <w:rPr>
              <w:rFonts w:cs="Arial"/>
            </w:rPr>
          </w:rPrChange>
        </w:rPr>
        <w:t>M. Hamilton and D. Dittrich. An overview of the Public Regional Information Security Event Management Project, December 2013.</w:t>
      </w:r>
    </w:p>
    <w:p w14:paraId="1C75077F" w14:textId="1D0FF581" w:rsidR="0096749B" w:rsidRPr="00671ADE" w:rsidRDefault="0096749B" w:rsidP="00D71EE8">
      <w:pPr>
        <w:tabs>
          <w:tab w:val="left" w:pos="450"/>
        </w:tabs>
        <w:spacing w:after="60" w:line="240" w:lineRule="auto"/>
        <w:ind w:left="450" w:hanging="450"/>
        <w:jc w:val="left"/>
        <w:rPr>
          <w:rFonts w:cs="Arial"/>
          <w:strike/>
          <w:rPrChange w:id="945" w:author="Name Required" w:date="2015-04-09T20:10:00Z">
            <w:rPr>
              <w:rFonts w:cs="Arial"/>
            </w:rPr>
          </w:rPrChange>
        </w:rPr>
      </w:pPr>
      <w:r w:rsidRPr="00671ADE">
        <w:rPr>
          <w:rFonts w:cs="Arial"/>
          <w:strike/>
          <w:rPrChange w:id="946" w:author="Name Required" w:date="2015-04-09T20:10:00Z">
            <w:rPr>
              <w:rFonts w:cs="Arial"/>
            </w:rPr>
          </w:rPrChange>
        </w:rPr>
        <w:t xml:space="preserve">E. Hutchins, M. Cloppert, and R. Amin. Intelligence-Driven Computer Network Defense Informed by Analysis of Adversary Campaigns and Intrusion Kill Chains. In 6th Annual International Conference on Information Warfare and Security. Lockheed Martin Corporation, December 2011. </w:t>
      </w:r>
      <w:r w:rsidR="00872010" w:rsidRPr="00671ADE">
        <w:rPr>
          <w:strike/>
          <w:rPrChange w:id="947" w:author="Name Required" w:date="2015-04-09T20:10:00Z">
            <w:rPr/>
          </w:rPrChange>
        </w:rPr>
        <w:fldChar w:fldCharType="begin"/>
      </w:r>
      <w:r w:rsidR="00872010" w:rsidRPr="00671ADE">
        <w:rPr>
          <w:strike/>
          <w:rPrChange w:id="948" w:author="Name Required" w:date="2015-04-09T20:10:00Z">
            <w:rPr/>
          </w:rPrChange>
        </w:rPr>
        <w:instrText xml:space="preserve"> HYPERLINK "http://www.lockheedmartin.com/content/dam/lockheed/data/corporate/documents/LM-White-Paper-Intel-Driven-Defense.pdf" </w:instrText>
      </w:r>
      <w:r w:rsidR="00872010" w:rsidRPr="00671ADE">
        <w:rPr>
          <w:strike/>
          <w:rPrChange w:id="949" w:author="Name Required" w:date="2015-04-09T20:10:00Z">
            <w:rPr/>
          </w:rPrChange>
        </w:rPr>
        <w:fldChar w:fldCharType="separate"/>
      </w:r>
      <w:r w:rsidRPr="00671ADE">
        <w:rPr>
          <w:rStyle w:val="Hyperlink"/>
          <w:rFonts w:cs="Arial"/>
          <w:strike/>
          <w:rPrChange w:id="950" w:author="Name Required" w:date="2015-04-09T20:10:00Z">
            <w:rPr>
              <w:rStyle w:val="Hyperlink"/>
              <w:rFonts w:cs="Arial"/>
            </w:rPr>
          </w:rPrChange>
        </w:rPr>
        <w:t>http://www.lockheedmartin.com/content/dam/lockheed/data/corporate/documents/LM-White-Paper-Intel-Driven-Defense.pdf</w:t>
      </w:r>
      <w:r w:rsidR="00872010" w:rsidRPr="00671ADE">
        <w:rPr>
          <w:rStyle w:val="Hyperlink"/>
          <w:rFonts w:cs="Arial"/>
          <w:strike/>
          <w:rPrChange w:id="951" w:author="Name Required" w:date="2015-04-09T20:10:00Z">
            <w:rPr>
              <w:rStyle w:val="Hyperlink"/>
              <w:rFonts w:cs="Arial"/>
            </w:rPr>
          </w:rPrChange>
        </w:rPr>
        <w:fldChar w:fldCharType="end"/>
      </w:r>
    </w:p>
    <w:p w14:paraId="3D516AC9" w14:textId="5A6380EF" w:rsidR="00545D7C" w:rsidRPr="00671ADE" w:rsidRDefault="00545D7C" w:rsidP="00D71EE8">
      <w:pPr>
        <w:tabs>
          <w:tab w:val="left" w:pos="450"/>
        </w:tabs>
        <w:spacing w:after="60" w:line="240" w:lineRule="auto"/>
        <w:ind w:left="450" w:hanging="450"/>
        <w:jc w:val="left"/>
        <w:rPr>
          <w:rFonts w:cs="Arial"/>
          <w:strike/>
          <w:rPrChange w:id="952" w:author="Name Required" w:date="2015-04-09T20:10:00Z">
            <w:rPr>
              <w:rFonts w:cs="Arial"/>
            </w:rPr>
          </w:rPrChange>
        </w:rPr>
      </w:pPr>
      <w:r w:rsidRPr="00671ADE">
        <w:rPr>
          <w:rFonts w:cs="Arial"/>
          <w:strike/>
          <w:rPrChange w:id="953" w:author="Name Required" w:date="2015-04-09T20:10:00Z">
            <w:rPr>
              <w:rFonts w:cs="Arial"/>
            </w:rPr>
          </w:rPrChange>
        </w:rPr>
        <w:t>H. Khurana, J. Basney, M. Bakht, M. Freemon, V. Welch, and R. Butler. Palantir: A Framework for Collaborative Incident Response and Investigation. In IDtrust ’09: Proceedings of the 8th Symposium on Identity and Trust on the Internet, pages 38–51, New York, NY, USA, April 2009. ACM.</w:t>
      </w:r>
      <w:r w:rsidR="009161E5" w:rsidRPr="00671ADE">
        <w:rPr>
          <w:rFonts w:cs="Arial"/>
          <w:strike/>
          <w:rPrChange w:id="954" w:author="Name Required" w:date="2015-04-09T20:10:00Z">
            <w:rPr>
              <w:rFonts w:cs="Arial"/>
            </w:rPr>
          </w:rPrChange>
        </w:rPr>
        <w:t xml:space="preserve"> </w:t>
      </w:r>
      <w:r w:rsidR="00872010" w:rsidRPr="00671ADE">
        <w:rPr>
          <w:strike/>
          <w:rPrChange w:id="955" w:author="Name Required" w:date="2015-04-09T20:10:00Z">
            <w:rPr/>
          </w:rPrChange>
        </w:rPr>
        <w:fldChar w:fldCharType="begin"/>
      </w:r>
      <w:r w:rsidR="00872010" w:rsidRPr="00671ADE">
        <w:rPr>
          <w:strike/>
          <w:rPrChange w:id="956" w:author="Name Required" w:date="2015-04-09T20:10:00Z">
            <w:rPr/>
          </w:rPrChange>
        </w:rPr>
        <w:instrText xml:space="preserve"> HYPERLINK "http://middleware.internet2.edu/idtrust/2009/papers/05-khurana-palantir.pdf" </w:instrText>
      </w:r>
      <w:r w:rsidR="00872010" w:rsidRPr="00671ADE">
        <w:rPr>
          <w:strike/>
          <w:rPrChange w:id="957" w:author="Name Required" w:date="2015-04-09T20:10:00Z">
            <w:rPr/>
          </w:rPrChange>
        </w:rPr>
        <w:fldChar w:fldCharType="separate"/>
      </w:r>
      <w:r w:rsidR="009161E5" w:rsidRPr="00671ADE">
        <w:rPr>
          <w:rStyle w:val="Hyperlink"/>
          <w:rFonts w:cs="Arial"/>
          <w:strike/>
          <w:rPrChange w:id="958" w:author="Name Required" w:date="2015-04-09T20:10:00Z">
            <w:rPr>
              <w:rStyle w:val="Hyperlink"/>
              <w:rFonts w:cs="Arial"/>
            </w:rPr>
          </w:rPrChange>
        </w:rPr>
        <w:t>http://middleware.internet2.edu/idtrust/2009/papers/05-khurana-palantir.pdf</w:t>
      </w:r>
      <w:r w:rsidR="00872010" w:rsidRPr="00671ADE">
        <w:rPr>
          <w:rStyle w:val="Hyperlink"/>
          <w:rFonts w:cs="Arial"/>
          <w:strike/>
          <w:rPrChange w:id="959" w:author="Name Required" w:date="2015-04-09T20:10:00Z">
            <w:rPr>
              <w:rStyle w:val="Hyperlink"/>
              <w:rFonts w:cs="Arial"/>
            </w:rPr>
          </w:rPrChange>
        </w:rPr>
        <w:fldChar w:fldCharType="end"/>
      </w:r>
      <w:r w:rsidR="009161E5" w:rsidRPr="00671ADE">
        <w:rPr>
          <w:rFonts w:cs="Arial"/>
          <w:strike/>
          <w:rPrChange w:id="960" w:author="Name Required" w:date="2015-04-09T20:10:00Z">
            <w:rPr>
              <w:rFonts w:cs="Arial"/>
            </w:rPr>
          </w:rPrChange>
        </w:rPr>
        <w:t xml:space="preserve"> </w:t>
      </w:r>
    </w:p>
    <w:p w14:paraId="6ACA02FD" w14:textId="774AF002" w:rsidR="009161E5" w:rsidRPr="00671ADE" w:rsidRDefault="009161E5" w:rsidP="00D71EE8">
      <w:pPr>
        <w:tabs>
          <w:tab w:val="left" w:pos="450"/>
        </w:tabs>
        <w:spacing w:after="60" w:line="240" w:lineRule="auto"/>
        <w:ind w:left="450" w:hanging="450"/>
        <w:jc w:val="left"/>
        <w:rPr>
          <w:rFonts w:cs="Arial"/>
          <w:strike/>
          <w:rPrChange w:id="961" w:author="Name Required" w:date="2015-04-09T20:10:00Z">
            <w:rPr>
              <w:rFonts w:cs="Arial"/>
            </w:rPr>
          </w:rPrChange>
        </w:rPr>
      </w:pPr>
      <w:r w:rsidRPr="00671ADE">
        <w:rPr>
          <w:rFonts w:cs="Arial"/>
          <w:strike/>
          <w:rPrChange w:id="962" w:author="Name Required" w:date="2015-04-09T20:10:00Z">
            <w:rPr>
              <w:rFonts w:cs="Arial"/>
            </w:rPr>
          </w:rPrChange>
        </w:rPr>
        <w:t xml:space="preserve">R. S. C. Ieong. FORZA - Digital forensics investigation framework that incorporate legal issues. Digital Investigation, 3(Supplement-1):29–36, 2006. </w:t>
      </w:r>
      <w:r w:rsidR="00872010" w:rsidRPr="00671ADE">
        <w:rPr>
          <w:strike/>
          <w:rPrChange w:id="963" w:author="Name Required" w:date="2015-04-09T20:10:00Z">
            <w:rPr/>
          </w:rPrChange>
        </w:rPr>
        <w:fldChar w:fldCharType="begin"/>
      </w:r>
      <w:r w:rsidR="00872010" w:rsidRPr="00671ADE">
        <w:rPr>
          <w:strike/>
          <w:rPrChange w:id="964" w:author="Name Required" w:date="2015-04-09T20:10:00Z">
            <w:rPr/>
          </w:rPrChange>
        </w:rPr>
        <w:instrText xml:space="preserve"> HYPERLINK "http://www.dfrws.org/2006/proceedings/4-Ieong.pdf" </w:instrText>
      </w:r>
      <w:r w:rsidR="00872010" w:rsidRPr="00671ADE">
        <w:rPr>
          <w:strike/>
          <w:rPrChange w:id="965" w:author="Name Required" w:date="2015-04-09T20:10:00Z">
            <w:rPr/>
          </w:rPrChange>
        </w:rPr>
        <w:fldChar w:fldCharType="separate"/>
      </w:r>
      <w:r w:rsidRPr="00671ADE">
        <w:rPr>
          <w:rStyle w:val="Hyperlink"/>
          <w:rFonts w:cs="Arial"/>
          <w:strike/>
          <w:rPrChange w:id="966" w:author="Name Required" w:date="2015-04-09T20:10:00Z">
            <w:rPr>
              <w:rStyle w:val="Hyperlink"/>
              <w:rFonts w:cs="Arial"/>
            </w:rPr>
          </w:rPrChange>
        </w:rPr>
        <w:t>http://www.dfrws.org/2006/proceedings/4-Ieong.pdf</w:t>
      </w:r>
      <w:r w:rsidR="00872010" w:rsidRPr="00671ADE">
        <w:rPr>
          <w:rStyle w:val="Hyperlink"/>
          <w:rFonts w:cs="Arial"/>
          <w:strike/>
          <w:rPrChange w:id="967" w:author="Name Required" w:date="2015-04-09T20:10:00Z">
            <w:rPr>
              <w:rStyle w:val="Hyperlink"/>
              <w:rFonts w:cs="Arial"/>
            </w:rPr>
          </w:rPrChange>
        </w:rPr>
        <w:fldChar w:fldCharType="end"/>
      </w:r>
      <w:r w:rsidRPr="00671ADE">
        <w:rPr>
          <w:rFonts w:cs="Arial"/>
          <w:strike/>
          <w:rPrChange w:id="968" w:author="Name Required" w:date="2015-04-09T20:10:00Z">
            <w:rPr>
              <w:rFonts w:cs="Arial"/>
            </w:rPr>
          </w:rPrChange>
        </w:rPr>
        <w:t xml:space="preserve"> </w:t>
      </w:r>
    </w:p>
    <w:p w14:paraId="0A9F3979" w14:textId="6AD4EB2F" w:rsidR="0096749B" w:rsidRPr="00671ADE" w:rsidRDefault="0096749B" w:rsidP="00D71EE8">
      <w:pPr>
        <w:tabs>
          <w:tab w:val="left" w:pos="450"/>
        </w:tabs>
        <w:spacing w:after="60" w:line="240" w:lineRule="auto"/>
        <w:ind w:left="450" w:hanging="450"/>
        <w:jc w:val="left"/>
        <w:rPr>
          <w:rFonts w:cs="Arial"/>
          <w:strike/>
          <w:rPrChange w:id="969" w:author="Name Required" w:date="2015-04-09T20:10:00Z">
            <w:rPr>
              <w:rFonts w:cs="Arial"/>
            </w:rPr>
          </w:rPrChange>
        </w:rPr>
      </w:pPr>
      <w:r w:rsidRPr="00671ADE">
        <w:rPr>
          <w:rFonts w:cs="Arial"/>
          <w:strike/>
          <w:rPrChange w:id="970" w:author="Name Required" w:date="2015-04-09T20:10:00Z">
            <w:rPr>
              <w:rFonts w:cs="Arial"/>
            </w:rPr>
          </w:rPrChange>
        </w:rPr>
        <w:t xml:space="preserve">Mandiant. Using Indicators of Compromise to Find Evil and Fight Crime, August 2011. </w:t>
      </w:r>
      <w:r w:rsidR="00872010" w:rsidRPr="00671ADE">
        <w:rPr>
          <w:strike/>
          <w:rPrChange w:id="971" w:author="Name Required" w:date="2015-04-09T20:10:00Z">
            <w:rPr/>
          </w:rPrChange>
        </w:rPr>
        <w:fldChar w:fldCharType="begin"/>
      </w:r>
      <w:r w:rsidR="00872010" w:rsidRPr="00671ADE">
        <w:rPr>
          <w:strike/>
          <w:rPrChange w:id="972" w:author="Name Required" w:date="2015-04-09T20:10:00Z">
            <w:rPr/>
          </w:rPrChange>
        </w:rPr>
        <w:instrText xml:space="preserve"> HYPERLINK "http://www.us-cert.gov/GFIRST/presentations/2011/Using_Indicators_of_Compromise.pdf" </w:instrText>
      </w:r>
      <w:r w:rsidR="00872010" w:rsidRPr="00671ADE">
        <w:rPr>
          <w:strike/>
          <w:rPrChange w:id="973" w:author="Name Required" w:date="2015-04-09T20:10:00Z">
            <w:rPr/>
          </w:rPrChange>
        </w:rPr>
        <w:fldChar w:fldCharType="separate"/>
      </w:r>
      <w:r w:rsidRPr="00671ADE">
        <w:rPr>
          <w:rStyle w:val="Hyperlink"/>
          <w:rFonts w:cs="Arial"/>
          <w:strike/>
          <w:rPrChange w:id="974" w:author="Name Required" w:date="2015-04-09T20:10:00Z">
            <w:rPr>
              <w:rStyle w:val="Hyperlink"/>
              <w:rFonts w:cs="Arial"/>
            </w:rPr>
          </w:rPrChange>
        </w:rPr>
        <w:t>http://www.us-cert.gov/GFIRST/presentations/2011/Using_Indicators_of_Compromise.pdf</w:t>
      </w:r>
      <w:r w:rsidR="00872010" w:rsidRPr="00671ADE">
        <w:rPr>
          <w:rStyle w:val="Hyperlink"/>
          <w:rFonts w:cs="Arial"/>
          <w:strike/>
          <w:rPrChange w:id="975" w:author="Name Required" w:date="2015-04-09T20:10:00Z">
            <w:rPr>
              <w:rStyle w:val="Hyperlink"/>
              <w:rFonts w:cs="Arial"/>
            </w:rPr>
          </w:rPrChange>
        </w:rPr>
        <w:fldChar w:fldCharType="end"/>
      </w:r>
    </w:p>
    <w:p w14:paraId="6EEF3B5D" w14:textId="5329BFAC" w:rsidR="00F43547" w:rsidRPr="00671ADE" w:rsidRDefault="00F43547" w:rsidP="00D71EE8">
      <w:pPr>
        <w:tabs>
          <w:tab w:val="left" w:pos="450"/>
        </w:tabs>
        <w:spacing w:after="60" w:line="240" w:lineRule="auto"/>
        <w:ind w:left="450" w:hanging="450"/>
        <w:jc w:val="left"/>
        <w:rPr>
          <w:rFonts w:cs="Arial"/>
          <w:strike/>
          <w:rPrChange w:id="976" w:author="Name Required" w:date="2015-04-09T20:10:00Z">
            <w:rPr>
              <w:rFonts w:cs="Arial"/>
            </w:rPr>
          </w:rPrChange>
        </w:rPr>
      </w:pPr>
      <w:r w:rsidRPr="00671ADE">
        <w:rPr>
          <w:rFonts w:cs="Arial"/>
          <w:strike/>
          <w:rPrChange w:id="977" w:author="Name Required" w:date="2015-04-09T20:10:00Z">
            <w:rPr>
              <w:rFonts w:cs="Arial"/>
            </w:rPr>
          </w:rPrChange>
        </w:rPr>
        <w:t>Mandiant. APT1: Exposing One of China’s Cyber Espionage Units, February 201</w:t>
      </w:r>
      <w:r w:rsidR="004B7AAA" w:rsidRPr="00671ADE">
        <w:rPr>
          <w:rFonts w:cs="Arial"/>
          <w:strike/>
          <w:rPrChange w:id="978" w:author="Name Required" w:date="2015-04-09T20:10:00Z">
            <w:rPr>
              <w:rFonts w:cs="Arial"/>
            </w:rPr>
          </w:rPrChange>
        </w:rPr>
        <w:t xml:space="preserve">3. </w:t>
      </w:r>
      <w:r w:rsidR="00872010" w:rsidRPr="00671ADE">
        <w:rPr>
          <w:strike/>
          <w:rPrChange w:id="979" w:author="Name Required" w:date="2015-04-09T20:10:00Z">
            <w:rPr/>
          </w:rPrChange>
        </w:rPr>
        <w:fldChar w:fldCharType="begin"/>
      </w:r>
      <w:r w:rsidR="00872010" w:rsidRPr="00671ADE">
        <w:rPr>
          <w:strike/>
          <w:rPrChange w:id="980" w:author="Name Required" w:date="2015-04-09T20:10:00Z">
            <w:rPr/>
          </w:rPrChange>
        </w:rPr>
        <w:instrText xml:space="preserve"> HYPERLINK "http://intelreport.mandiant.com/Mandiant_APT1_Report.pdf" </w:instrText>
      </w:r>
      <w:r w:rsidR="00872010" w:rsidRPr="00671ADE">
        <w:rPr>
          <w:strike/>
          <w:rPrChange w:id="981" w:author="Name Required" w:date="2015-04-09T20:10:00Z">
            <w:rPr/>
          </w:rPrChange>
        </w:rPr>
        <w:fldChar w:fldCharType="separate"/>
      </w:r>
      <w:r w:rsidR="004B7AAA" w:rsidRPr="00671ADE">
        <w:rPr>
          <w:rStyle w:val="Hyperlink"/>
          <w:rFonts w:cs="Arial"/>
          <w:strike/>
          <w:rPrChange w:id="982" w:author="Name Required" w:date="2015-04-09T20:10:00Z">
            <w:rPr>
              <w:rStyle w:val="Hyperlink"/>
              <w:rFonts w:cs="Arial"/>
            </w:rPr>
          </w:rPrChange>
        </w:rPr>
        <w:t>http://intelreport.mandiant.com/Mandiant_APT1_Report.pdf</w:t>
      </w:r>
      <w:r w:rsidR="00872010" w:rsidRPr="00671ADE">
        <w:rPr>
          <w:rStyle w:val="Hyperlink"/>
          <w:rFonts w:cs="Arial"/>
          <w:strike/>
          <w:rPrChange w:id="983" w:author="Name Required" w:date="2015-04-09T20:10:00Z">
            <w:rPr>
              <w:rStyle w:val="Hyperlink"/>
              <w:rFonts w:cs="Arial"/>
            </w:rPr>
          </w:rPrChange>
        </w:rPr>
        <w:fldChar w:fldCharType="end"/>
      </w:r>
      <w:r w:rsidR="004B7AAA" w:rsidRPr="00671ADE">
        <w:rPr>
          <w:rFonts w:cs="Arial"/>
          <w:strike/>
          <w:rPrChange w:id="984" w:author="Name Required" w:date="2015-04-09T20:10:00Z">
            <w:rPr>
              <w:rFonts w:cs="Arial"/>
            </w:rPr>
          </w:rPrChange>
        </w:rPr>
        <w:t xml:space="preserve"> </w:t>
      </w:r>
    </w:p>
    <w:p w14:paraId="054F6376" w14:textId="4614A770" w:rsidR="00B72B1B" w:rsidRPr="00671ADE" w:rsidRDefault="00B72B1B" w:rsidP="00D71EE8">
      <w:pPr>
        <w:tabs>
          <w:tab w:val="left" w:pos="450"/>
        </w:tabs>
        <w:spacing w:after="60" w:line="240" w:lineRule="auto"/>
        <w:ind w:left="450" w:hanging="450"/>
        <w:jc w:val="left"/>
        <w:rPr>
          <w:rFonts w:cs="Arial"/>
          <w:strike/>
          <w:rPrChange w:id="985" w:author="Name Required" w:date="2015-04-09T20:10:00Z">
            <w:rPr>
              <w:rFonts w:cs="Arial"/>
            </w:rPr>
          </w:rPrChange>
        </w:rPr>
      </w:pPr>
      <w:r w:rsidRPr="00671ADE">
        <w:rPr>
          <w:rFonts w:cs="Arial"/>
          <w:strike/>
          <w:rPrChange w:id="986" w:author="Name Required" w:date="2015-04-09T20:10:00Z">
            <w:rPr>
              <w:rFonts w:cs="Arial"/>
            </w:rPr>
          </w:rPrChange>
        </w:rPr>
        <w:t xml:space="preserve">Microsoft Developer Network. Chapter 3: Workflow and Process. </w:t>
      </w:r>
      <w:r w:rsidR="00872010" w:rsidRPr="00671ADE">
        <w:rPr>
          <w:strike/>
          <w:rPrChange w:id="987" w:author="Name Required" w:date="2015-04-09T20:10:00Z">
            <w:rPr/>
          </w:rPrChange>
        </w:rPr>
        <w:fldChar w:fldCharType="begin"/>
      </w:r>
      <w:r w:rsidR="00872010" w:rsidRPr="00671ADE">
        <w:rPr>
          <w:strike/>
          <w:rPrChange w:id="988" w:author="Name Required" w:date="2015-04-09T20:10:00Z">
            <w:rPr/>
          </w:rPrChange>
        </w:rPr>
        <w:instrText xml:space="preserve"> HYPERLINK "http://msdn.microsoft.com/en-us/library/bb833024.aspx" </w:instrText>
      </w:r>
      <w:r w:rsidR="00872010" w:rsidRPr="00671ADE">
        <w:rPr>
          <w:strike/>
          <w:rPrChange w:id="989" w:author="Name Required" w:date="2015-04-09T20:10:00Z">
            <w:rPr/>
          </w:rPrChange>
        </w:rPr>
        <w:fldChar w:fldCharType="separate"/>
      </w:r>
      <w:r w:rsidRPr="00671ADE">
        <w:rPr>
          <w:rStyle w:val="Hyperlink"/>
          <w:rFonts w:cs="Arial"/>
          <w:strike/>
          <w:rPrChange w:id="990" w:author="Name Required" w:date="2015-04-09T20:10:00Z">
            <w:rPr>
              <w:rStyle w:val="Hyperlink"/>
              <w:rFonts w:cs="Arial"/>
            </w:rPr>
          </w:rPrChange>
        </w:rPr>
        <w:t>http://msdn.microsoft.com/en-us/library/bb833024.aspx</w:t>
      </w:r>
      <w:r w:rsidR="00872010" w:rsidRPr="00671ADE">
        <w:rPr>
          <w:rStyle w:val="Hyperlink"/>
          <w:rFonts w:cs="Arial"/>
          <w:strike/>
          <w:rPrChange w:id="991" w:author="Name Required" w:date="2015-04-09T20:10:00Z">
            <w:rPr>
              <w:rStyle w:val="Hyperlink"/>
              <w:rFonts w:cs="Arial"/>
            </w:rPr>
          </w:rPrChange>
        </w:rPr>
        <w:fldChar w:fldCharType="end"/>
      </w:r>
    </w:p>
    <w:p w14:paraId="21684716" w14:textId="078B77A8" w:rsidR="00F43547" w:rsidRPr="00671ADE" w:rsidRDefault="00F43547" w:rsidP="00D71EE8">
      <w:pPr>
        <w:tabs>
          <w:tab w:val="left" w:pos="450"/>
        </w:tabs>
        <w:spacing w:after="60" w:line="240" w:lineRule="auto"/>
        <w:ind w:left="450" w:hanging="450"/>
        <w:jc w:val="left"/>
        <w:rPr>
          <w:rFonts w:cs="Arial"/>
          <w:strike/>
          <w:rPrChange w:id="992" w:author="Name Required" w:date="2015-04-09T20:10:00Z">
            <w:rPr>
              <w:rFonts w:cs="Arial"/>
            </w:rPr>
          </w:rPrChange>
        </w:rPr>
      </w:pPr>
      <w:r w:rsidRPr="00671ADE">
        <w:rPr>
          <w:rFonts w:cs="Arial"/>
          <w:strike/>
          <w:rPrChange w:id="993" w:author="Name Required" w:date="2015-04-09T20:10:00Z">
            <w:rPr>
              <w:rFonts w:cs="Arial"/>
            </w:rPr>
          </w:rPrChange>
        </w:rPr>
        <w:t>The Mitre Corporation. Standarizing Cyber Threat Intellige</w:t>
      </w:r>
      <w:r w:rsidR="00D71EE8" w:rsidRPr="00671ADE">
        <w:rPr>
          <w:rFonts w:cs="Arial"/>
          <w:strike/>
          <w:rPrChange w:id="994" w:author="Name Required" w:date="2015-04-09T20:10:00Z">
            <w:rPr>
              <w:rFonts w:cs="Arial"/>
            </w:rPr>
          </w:rPrChange>
        </w:rPr>
        <w:t>nce Information with the Struc</w:t>
      </w:r>
      <w:r w:rsidRPr="00671ADE">
        <w:rPr>
          <w:rFonts w:cs="Arial"/>
          <w:strike/>
          <w:rPrChange w:id="995" w:author="Name Required" w:date="2015-04-09T20:10:00Z">
            <w:rPr>
              <w:rFonts w:cs="Arial"/>
            </w:rPr>
          </w:rPrChange>
        </w:rPr>
        <w:t xml:space="preserve">tured Threat Information eXpression (STIX), 2012. </w:t>
      </w:r>
      <w:r w:rsidR="00872010" w:rsidRPr="00671ADE">
        <w:rPr>
          <w:strike/>
          <w:rPrChange w:id="996" w:author="Name Required" w:date="2015-04-09T20:10:00Z">
            <w:rPr/>
          </w:rPrChange>
        </w:rPr>
        <w:fldChar w:fldCharType="begin"/>
      </w:r>
      <w:r w:rsidR="00872010" w:rsidRPr="00671ADE">
        <w:rPr>
          <w:strike/>
          <w:rPrChange w:id="997" w:author="Name Required" w:date="2015-04-09T20:10:00Z">
            <w:rPr/>
          </w:rPrChange>
        </w:rPr>
        <w:instrText xml:space="preserve"> HYPERLINK "http://makingsecuritymeasurable.mitre.org/docs/STIX-Whitepaper.pdf" </w:instrText>
      </w:r>
      <w:r w:rsidR="00872010" w:rsidRPr="00671ADE">
        <w:rPr>
          <w:strike/>
          <w:rPrChange w:id="998" w:author="Name Required" w:date="2015-04-09T20:10:00Z">
            <w:rPr/>
          </w:rPrChange>
        </w:rPr>
        <w:fldChar w:fldCharType="separate"/>
      </w:r>
      <w:r w:rsidRPr="00671ADE">
        <w:rPr>
          <w:rStyle w:val="Hyperlink"/>
          <w:rFonts w:cs="Arial"/>
          <w:strike/>
          <w:rPrChange w:id="999" w:author="Name Required" w:date="2015-04-09T20:10:00Z">
            <w:rPr>
              <w:rStyle w:val="Hyperlink"/>
              <w:rFonts w:cs="Arial"/>
            </w:rPr>
          </w:rPrChange>
        </w:rPr>
        <w:t>http://makingsecuritymeasurable.mitre.org/docs/STIX-Whitepaper.pdf</w:t>
      </w:r>
      <w:r w:rsidR="00872010" w:rsidRPr="00671ADE">
        <w:rPr>
          <w:rStyle w:val="Hyperlink"/>
          <w:rFonts w:cs="Arial"/>
          <w:strike/>
          <w:rPrChange w:id="1000" w:author="Name Required" w:date="2015-04-09T20:10:00Z">
            <w:rPr>
              <w:rStyle w:val="Hyperlink"/>
              <w:rFonts w:cs="Arial"/>
            </w:rPr>
          </w:rPrChange>
        </w:rPr>
        <w:fldChar w:fldCharType="end"/>
      </w:r>
    </w:p>
    <w:p w14:paraId="679F4106" w14:textId="2BC6B642" w:rsidR="009D6094" w:rsidRPr="00671ADE" w:rsidRDefault="009D6094" w:rsidP="00D71EE8">
      <w:pPr>
        <w:tabs>
          <w:tab w:val="left" w:pos="450"/>
        </w:tabs>
        <w:spacing w:after="60" w:line="240" w:lineRule="auto"/>
        <w:ind w:left="450" w:hanging="450"/>
        <w:jc w:val="left"/>
        <w:rPr>
          <w:rFonts w:cs="Arial"/>
          <w:strike/>
          <w:rPrChange w:id="1001" w:author="Name Required" w:date="2015-04-09T20:10:00Z">
            <w:rPr>
              <w:rFonts w:cs="Arial"/>
            </w:rPr>
          </w:rPrChange>
        </w:rPr>
      </w:pPr>
      <w:r w:rsidRPr="00671ADE">
        <w:rPr>
          <w:rFonts w:cs="Arial"/>
          <w:strike/>
          <w:rPrChange w:id="1002" w:author="Name Required" w:date="2015-04-09T20:10:00Z">
            <w:rPr>
              <w:rFonts w:cs="Arial"/>
            </w:rPr>
          </w:rPrChange>
        </w:rPr>
        <w:t xml:space="preserve">C. Richards. Briefings - Colonel John R. Boyd, USAF, November 2009. </w:t>
      </w:r>
      <w:r w:rsidR="00872010" w:rsidRPr="00671ADE">
        <w:rPr>
          <w:strike/>
          <w:rPrChange w:id="1003" w:author="Name Required" w:date="2015-04-09T20:10:00Z">
            <w:rPr/>
          </w:rPrChange>
        </w:rPr>
        <w:fldChar w:fldCharType="begin"/>
      </w:r>
      <w:r w:rsidR="00872010" w:rsidRPr="00671ADE">
        <w:rPr>
          <w:strike/>
          <w:rPrChange w:id="1004" w:author="Name Required" w:date="2015-04-09T20:10:00Z">
            <w:rPr/>
          </w:rPrChange>
        </w:rPr>
        <w:instrText xml:space="preserve"> HYPERLINK "http://www.ausairpower.net/APA-Boyd-Papers.html" </w:instrText>
      </w:r>
      <w:r w:rsidR="00872010" w:rsidRPr="00671ADE">
        <w:rPr>
          <w:strike/>
          <w:rPrChange w:id="1005" w:author="Name Required" w:date="2015-04-09T20:10:00Z">
            <w:rPr/>
          </w:rPrChange>
        </w:rPr>
        <w:fldChar w:fldCharType="separate"/>
      </w:r>
      <w:r w:rsidRPr="00671ADE">
        <w:rPr>
          <w:rStyle w:val="Hyperlink"/>
          <w:rFonts w:cs="Arial"/>
          <w:strike/>
          <w:rPrChange w:id="1006" w:author="Name Required" w:date="2015-04-09T20:10:00Z">
            <w:rPr>
              <w:rStyle w:val="Hyperlink"/>
              <w:rFonts w:cs="Arial"/>
            </w:rPr>
          </w:rPrChange>
        </w:rPr>
        <w:t>http://www.ausairpower.net/APA-Boyd-Papers.html</w:t>
      </w:r>
      <w:r w:rsidR="00872010" w:rsidRPr="00671ADE">
        <w:rPr>
          <w:rStyle w:val="Hyperlink"/>
          <w:rFonts w:cs="Arial"/>
          <w:strike/>
          <w:rPrChange w:id="1007" w:author="Name Required" w:date="2015-04-09T20:10:00Z">
            <w:rPr>
              <w:rStyle w:val="Hyperlink"/>
              <w:rFonts w:cs="Arial"/>
            </w:rPr>
          </w:rPrChange>
        </w:rPr>
        <w:fldChar w:fldCharType="end"/>
      </w:r>
    </w:p>
    <w:bookmarkEnd w:id="854"/>
    <w:p w14:paraId="1241D340" w14:textId="6AA7F2C6" w:rsidR="00712BA0" w:rsidRDefault="00712BA0" w:rsidP="00D71EE8">
      <w:pPr>
        <w:pStyle w:val="conops-body"/>
        <w:spacing w:after="60"/>
      </w:pPr>
    </w:p>
    <w:p w14:paraId="39470D52" w14:textId="41802C46" w:rsidR="003D75F0" w:rsidDel="009F1C3B" w:rsidRDefault="003D75F0" w:rsidP="003D75F0">
      <w:pPr>
        <w:tabs>
          <w:tab w:val="left" w:pos="450"/>
        </w:tabs>
        <w:spacing w:after="240" w:line="240" w:lineRule="auto"/>
        <w:ind w:left="450" w:hanging="450"/>
        <w:jc w:val="left"/>
        <w:rPr>
          <w:del w:id="1008" w:author="Name Required" w:date="2015-04-08T17:37:00Z"/>
          <w:rFonts w:cs="Arial"/>
        </w:rPr>
      </w:pPr>
      <w:del w:id="1009" w:author="Name Required" w:date="2015-04-08T17:37:00Z">
        <w:r w:rsidRPr="00974235" w:rsidDel="009F1C3B">
          <w:rPr>
            <w:rFonts w:cs="Arial"/>
            <w:b/>
          </w:rPr>
          <w:delText>6.</w:delText>
        </w:r>
        <w:r w:rsidDel="009F1C3B">
          <w:rPr>
            <w:rFonts w:cs="Arial"/>
            <w:b/>
          </w:rPr>
          <w:delText>5</w:delText>
        </w:r>
        <w:r w:rsidRPr="00974235" w:rsidDel="009F1C3B">
          <w:rPr>
            <w:rFonts w:cs="Arial"/>
            <w:b/>
          </w:rPr>
          <w:tab/>
        </w:r>
        <w:r w:rsidDel="009F1C3B">
          <w:rPr>
            <w:rFonts w:cs="Arial"/>
            <w:b/>
          </w:rPr>
          <w:delText>List of Figures</w:delText>
        </w:r>
      </w:del>
    </w:p>
    <w:p w14:paraId="616269C7" w14:textId="3F4A5DD0" w:rsidR="003D75F0" w:rsidDel="009F1C3B" w:rsidRDefault="003D75F0">
      <w:pPr>
        <w:pStyle w:val="TableofFigures"/>
        <w:tabs>
          <w:tab w:val="right" w:leader="dot" w:pos="9710"/>
        </w:tabs>
        <w:rPr>
          <w:del w:id="1010" w:author="Name Required" w:date="2015-04-08T17:37:00Z"/>
          <w:rFonts w:asciiTheme="minorHAnsi" w:eastAsiaTheme="minorEastAsia" w:hAnsiTheme="minorHAnsi" w:cstheme="minorBidi"/>
          <w:noProof/>
          <w:sz w:val="24"/>
          <w:szCs w:val="24"/>
          <w:lang w:eastAsia="ja-JP"/>
        </w:rPr>
      </w:pPr>
      <w:del w:id="1011" w:author="Name Required" w:date="2015-04-08T17:37:00Z">
        <w:r w:rsidDel="009F1C3B">
          <w:fldChar w:fldCharType="begin"/>
        </w:r>
        <w:r w:rsidDel="009F1C3B">
          <w:delInstrText xml:space="preserve"> TOC \c "Figure" </w:delInstrText>
        </w:r>
        <w:r w:rsidDel="009F1C3B">
          <w:fldChar w:fldCharType="separate"/>
        </w:r>
        <w:r w:rsidDel="009F1C3B">
          <w:rPr>
            <w:noProof/>
          </w:rPr>
          <w:delText>Figure 1 - STIX Use Cases</w:delText>
        </w:r>
        <w:r w:rsidDel="009F1C3B">
          <w:rPr>
            <w:noProof/>
          </w:rPr>
          <w:tab/>
        </w:r>
        <w:r w:rsidDel="009F1C3B">
          <w:rPr>
            <w:noProof/>
          </w:rPr>
          <w:fldChar w:fldCharType="begin"/>
        </w:r>
        <w:r w:rsidDel="009F1C3B">
          <w:rPr>
            <w:noProof/>
          </w:rPr>
          <w:delInstrText xml:space="preserve"> PAGEREF _Toc257840219 \h </w:delInstrText>
        </w:r>
        <w:r w:rsidDel="009F1C3B">
          <w:rPr>
            <w:noProof/>
          </w:rPr>
        </w:r>
        <w:r w:rsidDel="009F1C3B">
          <w:rPr>
            <w:noProof/>
          </w:rPr>
          <w:fldChar w:fldCharType="separate"/>
        </w:r>
        <w:r w:rsidR="00913185" w:rsidDel="009F1C3B">
          <w:rPr>
            <w:noProof/>
          </w:rPr>
          <w:delText>6</w:delText>
        </w:r>
        <w:r w:rsidDel="009F1C3B">
          <w:rPr>
            <w:noProof/>
          </w:rPr>
          <w:fldChar w:fldCharType="end"/>
        </w:r>
      </w:del>
    </w:p>
    <w:p w14:paraId="1780D628" w14:textId="7627B7EC" w:rsidR="003D75F0" w:rsidDel="009F1C3B" w:rsidRDefault="003D75F0">
      <w:pPr>
        <w:pStyle w:val="TableofFigures"/>
        <w:tabs>
          <w:tab w:val="right" w:leader="dot" w:pos="9710"/>
        </w:tabs>
        <w:rPr>
          <w:del w:id="1012" w:author="Name Required" w:date="2015-04-08T17:37:00Z"/>
          <w:rFonts w:asciiTheme="minorHAnsi" w:eastAsiaTheme="minorEastAsia" w:hAnsiTheme="minorHAnsi" w:cstheme="minorBidi"/>
          <w:noProof/>
          <w:sz w:val="24"/>
          <w:szCs w:val="24"/>
          <w:lang w:eastAsia="ja-JP"/>
        </w:rPr>
      </w:pPr>
      <w:del w:id="1013" w:author="Name Required" w:date="2015-04-08T17:37:00Z">
        <w:r w:rsidDel="009F1C3B">
          <w:rPr>
            <w:noProof/>
          </w:rPr>
          <w:delText>Figure 2 - Relationship of STIX Elements (Source: Bret Jordan, Blue Coat Systems)</w:delText>
        </w:r>
        <w:r w:rsidDel="009F1C3B">
          <w:rPr>
            <w:noProof/>
          </w:rPr>
          <w:tab/>
        </w:r>
        <w:r w:rsidDel="009F1C3B">
          <w:rPr>
            <w:noProof/>
          </w:rPr>
          <w:fldChar w:fldCharType="begin"/>
        </w:r>
        <w:r w:rsidDel="009F1C3B">
          <w:rPr>
            <w:noProof/>
          </w:rPr>
          <w:delInstrText xml:space="preserve"> PAGEREF _Toc257840220 \h </w:delInstrText>
        </w:r>
        <w:r w:rsidDel="009F1C3B">
          <w:rPr>
            <w:noProof/>
          </w:rPr>
        </w:r>
        <w:r w:rsidDel="009F1C3B">
          <w:rPr>
            <w:noProof/>
          </w:rPr>
          <w:fldChar w:fldCharType="separate"/>
        </w:r>
        <w:r w:rsidR="00913185" w:rsidDel="009F1C3B">
          <w:rPr>
            <w:noProof/>
          </w:rPr>
          <w:delText>7</w:delText>
        </w:r>
        <w:r w:rsidDel="009F1C3B">
          <w:rPr>
            <w:noProof/>
          </w:rPr>
          <w:fldChar w:fldCharType="end"/>
        </w:r>
      </w:del>
    </w:p>
    <w:p w14:paraId="44A46E5C" w14:textId="4AFAE5C6" w:rsidR="003D75F0" w:rsidDel="009F1C3B" w:rsidRDefault="003D75F0">
      <w:pPr>
        <w:pStyle w:val="TableofFigures"/>
        <w:tabs>
          <w:tab w:val="right" w:leader="dot" w:pos="9710"/>
        </w:tabs>
        <w:rPr>
          <w:del w:id="1014" w:author="Name Required" w:date="2015-04-08T17:37:00Z"/>
          <w:rFonts w:asciiTheme="minorHAnsi" w:eastAsiaTheme="minorEastAsia" w:hAnsiTheme="minorHAnsi" w:cstheme="minorBidi"/>
          <w:noProof/>
          <w:sz w:val="24"/>
          <w:szCs w:val="24"/>
          <w:lang w:eastAsia="ja-JP"/>
        </w:rPr>
      </w:pPr>
      <w:del w:id="1015" w:author="Name Required" w:date="2015-04-08T17:37:00Z">
        <w:r w:rsidDel="009F1C3B">
          <w:rPr>
            <w:noProof/>
          </w:rPr>
          <w:delText>Figure 3 - Data Flows Between Stakeholders</w:delText>
        </w:r>
        <w:r w:rsidDel="009F1C3B">
          <w:rPr>
            <w:noProof/>
          </w:rPr>
          <w:tab/>
        </w:r>
        <w:r w:rsidDel="009F1C3B">
          <w:rPr>
            <w:noProof/>
          </w:rPr>
          <w:fldChar w:fldCharType="begin"/>
        </w:r>
        <w:r w:rsidDel="009F1C3B">
          <w:rPr>
            <w:noProof/>
          </w:rPr>
          <w:delInstrText xml:space="preserve"> PAGEREF _Toc257840221 \h </w:delInstrText>
        </w:r>
        <w:r w:rsidDel="009F1C3B">
          <w:rPr>
            <w:noProof/>
          </w:rPr>
        </w:r>
        <w:r w:rsidDel="009F1C3B">
          <w:rPr>
            <w:noProof/>
          </w:rPr>
          <w:fldChar w:fldCharType="separate"/>
        </w:r>
        <w:r w:rsidR="00913185" w:rsidDel="009F1C3B">
          <w:rPr>
            <w:noProof/>
          </w:rPr>
          <w:delText>14</w:delText>
        </w:r>
        <w:r w:rsidDel="009F1C3B">
          <w:rPr>
            <w:noProof/>
          </w:rPr>
          <w:fldChar w:fldCharType="end"/>
        </w:r>
      </w:del>
    </w:p>
    <w:p w14:paraId="732A913E" w14:textId="6902BE91" w:rsidR="003D75F0" w:rsidDel="009F1C3B" w:rsidRDefault="003D75F0">
      <w:pPr>
        <w:pStyle w:val="TableofFigures"/>
        <w:tabs>
          <w:tab w:val="right" w:leader="dot" w:pos="9710"/>
        </w:tabs>
        <w:rPr>
          <w:del w:id="1016" w:author="Name Required" w:date="2015-04-08T17:37:00Z"/>
          <w:rFonts w:asciiTheme="minorHAnsi" w:eastAsiaTheme="minorEastAsia" w:hAnsiTheme="minorHAnsi" w:cstheme="minorBidi"/>
          <w:noProof/>
          <w:sz w:val="24"/>
          <w:szCs w:val="24"/>
          <w:lang w:eastAsia="ja-JP"/>
        </w:rPr>
      </w:pPr>
      <w:del w:id="1017" w:author="Name Required" w:date="2015-04-08T17:37:00Z">
        <w:r w:rsidDel="009F1C3B">
          <w:rPr>
            <w:noProof/>
          </w:rPr>
          <w:delText>Figure 4 - Email indicator of suspected SSH scanner</w:delText>
        </w:r>
        <w:r w:rsidDel="009F1C3B">
          <w:rPr>
            <w:noProof/>
          </w:rPr>
          <w:tab/>
        </w:r>
        <w:r w:rsidDel="009F1C3B">
          <w:rPr>
            <w:noProof/>
          </w:rPr>
          <w:fldChar w:fldCharType="begin"/>
        </w:r>
        <w:r w:rsidDel="009F1C3B">
          <w:rPr>
            <w:noProof/>
          </w:rPr>
          <w:delInstrText xml:space="preserve"> PAGEREF _Toc257840222 \h </w:delInstrText>
        </w:r>
        <w:r w:rsidDel="009F1C3B">
          <w:rPr>
            <w:noProof/>
          </w:rPr>
        </w:r>
        <w:r w:rsidDel="009F1C3B">
          <w:rPr>
            <w:noProof/>
          </w:rPr>
          <w:fldChar w:fldCharType="separate"/>
        </w:r>
        <w:r w:rsidR="00913185" w:rsidDel="009F1C3B">
          <w:rPr>
            <w:noProof/>
          </w:rPr>
          <w:delText>17</w:delText>
        </w:r>
        <w:r w:rsidDel="009F1C3B">
          <w:rPr>
            <w:noProof/>
          </w:rPr>
          <w:fldChar w:fldCharType="end"/>
        </w:r>
      </w:del>
    </w:p>
    <w:p w14:paraId="4312DEDA" w14:textId="479A6197" w:rsidR="003D75F0" w:rsidDel="009F1C3B" w:rsidRDefault="003D75F0">
      <w:pPr>
        <w:pStyle w:val="TableofFigures"/>
        <w:tabs>
          <w:tab w:val="right" w:leader="dot" w:pos="9710"/>
        </w:tabs>
        <w:rPr>
          <w:del w:id="1018" w:author="Name Required" w:date="2015-04-08T17:37:00Z"/>
          <w:rFonts w:asciiTheme="minorHAnsi" w:eastAsiaTheme="minorEastAsia" w:hAnsiTheme="minorHAnsi" w:cstheme="minorBidi"/>
          <w:noProof/>
          <w:sz w:val="24"/>
          <w:szCs w:val="24"/>
          <w:lang w:eastAsia="ja-JP"/>
        </w:rPr>
      </w:pPr>
      <w:del w:id="1019" w:author="Name Required" w:date="2015-04-08T17:37:00Z">
        <w:r w:rsidDel="009F1C3B">
          <w:rPr>
            <w:noProof/>
          </w:rPr>
          <w:delText>Figure 5 - Example CIF output for query of suspect CIDR block</w:delText>
        </w:r>
        <w:r w:rsidDel="009F1C3B">
          <w:rPr>
            <w:noProof/>
          </w:rPr>
          <w:tab/>
        </w:r>
        <w:r w:rsidDel="009F1C3B">
          <w:rPr>
            <w:noProof/>
          </w:rPr>
          <w:fldChar w:fldCharType="begin"/>
        </w:r>
        <w:r w:rsidDel="009F1C3B">
          <w:rPr>
            <w:noProof/>
          </w:rPr>
          <w:delInstrText xml:space="preserve"> PAGEREF _Toc257840223 \h </w:delInstrText>
        </w:r>
        <w:r w:rsidDel="009F1C3B">
          <w:rPr>
            <w:noProof/>
          </w:rPr>
        </w:r>
        <w:r w:rsidDel="009F1C3B">
          <w:rPr>
            <w:noProof/>
          </w:rPr>
          <w:fldChar w:fldCharType="separate"/>
        </w:r>
        <w:r w:rsidR="00913185" w:rsidDel="009F1C3B">
          <w:rPr>
            <w:noProof/>
          </w:rPr>
          <w:delText>17</w:delText>
        </w:r>
        <w:r w:rsidDel="009F1C3B">
          <w:rPr>
            <w:noProof/>
          </w:rPr>
          <w:fldChar w:fldCharType="end"/>
        </w:r>
      </w:del>
    </w:p>
    <w:p w14:paraId="45FC1741" w14:textId="431D7F02" w:rsidR="003D75F0" w:rsidDel="009F1C3B" w:rsidRDefault="003D75F0">
      <w:pPr>
        <w:pStyle w:val="TableofFigures"/>
        <w:tabs>
          <w:tab w:val="right" w:leader="dot" w:pos="9710"/>
        </w:tabs>
        <w:rPr>
          <w:del w:id="1020" w:author="Name Required" w:date="2015-04-08T17:37:00Z"/>
          <w:rFonts w:asciiTheme="minorHAnsi" w:eastAsiaTheme="minorEastAsia" w:hAnsiTheme="minorHAnsi" w:cstheme="minorBidi"/>
          <w:noProof/>
          <w:sz w:val="24"/>
          <w:szCs w:val="24"/>
          <w:lang w:eastAsia="ja-JP"/>
        </w:rPr>
      </w:pPr>
      <w:del w:id="1021" w:author="Name Required" w:date="2015-04-08T17:37:00Z">
        <w:r w:rsidDel="009F1C3B">
          <w:rPr>
            <w:noProof/>
          </w:rPr>
          <w:delText>Figure 6 - Example output of SiLK flow query for suspect CIDR block</w:delText>
        </w:r>
        <w:r w:rsidDel="009F1C3B">
          <w:rPr>
            <w:noProof/>
          </w:rPr>
          <w:tab/>
        </w:r>
        <w:r w:rsidDel="009F1C3B">
          <w:rPr>
            <w:noProof/>
          </w:rPr>
          <w:fldChar w:fldCharType="begin"/>
        </w:r>
        <w:r w:rsidDel="009F1C3B">
          <w:rPr>
            <w:noProof/>
          </w:rPr>
          <w:delInstrText xml:space="preserve"> PAGEREF _Toc257840224 \h </w:delInstrText>
        </w:r>
        <w:r w:rsidDel="009F1C3B">
          <w:rPr>
            <w:noProof/>
          </w:rPr>
        </w:r>
        <w:r w:rsidDel="009F1C3B">
          <w:rPr>
            <w:noProof/>
          </w:rPr>
          <w:fldChar w:fldCharType="separate"/>
        </w:r>
        <w:r w:rsidR="00913185" w:rsidDel="009F1C3B">
          <w:rPr>
            <w:noProof/>
          </w:rPr>
          <w:delText>18</w:delText>
        </w:r>
        <w:r w:rsidDel="009F1C3B">
          <w:rPr>
            <w:noProof/>
          </w:rPr>
          <w:fldChar w:fldCharType="end"/>
        </w:r>
      </w:del>
    </w:p>
    <w:p w14:paraId="7314EC15" w14:textId="49C1699A" w:rsidR="003D75F0" w:rsidDel="009F1C3B" w:rsidRDefault="003D75F0">
      <w:pPr>
        <w:pStyle w:val="TableofFigures"/>
        <w:tabs>
          <w:tab w:val="right" w:leader="dot" w:pos="9710"/>
        </w:tabs>
        <w:rPr>
          <w:del w:id="1022" w:author="Name Required" w:date="2015-04-08T17:37:00Z"/>
          <w:rFonts w:asciiTheme="minorHAnsi" w:eastAsiaTheme="minorEastAsia" w:hAnsiTheme="minorHAnsi" w:cstheme="minorBidi"/>
          <w:noProof/>
          <w:sz w:val="24"/>
          <w:szCs w:val="24"/>
          <w:lang w:eastAsia="ja-JP"/>
        </w:rPr>
      </w:pPr>
      <w:del w:id="1023" w:author="Name Required" w:date="2015-04-08T17:37:00Z">
        <w:r w:rsidDel="009F1C3B">
          <w:rPr>
            <w:noProof/>
          </w:rPr>
          <w:delText>Figure 7 - CIF browser plug-in search results for specific IP address</w:delText>
        </w:r>
        <w:r w:rsidDel="009F1C3B">
          <w:rPr>
            <w:noProof/>
          </w:rPr>
          <w:tab/>
        </w:r>
        <w:r w:rsidDel="009F1C3B">
          <w:rPr>
            <w:noProof/>
          </w:rPr>
          <w:fldChar w:fldCharType="begin"/>
        </w:r>
        <w:r w:rsidDel="009F1C3B">
          <w:rPr>
            <w:noProof/>
          </w:rPr>
          <w:delInstrText xml:space="preserve"> PAGEREF _Toc257840225 \h </w:delInstrText>
        </w:r>
        <w:r w:rsidDel="009F1C3B">
          <w:rPr>
            <w:noProof/>
          </w:rPr>
        </w:r>
        <w:r w:rsidDel="009F1C3B">
          <w:rPr>
            <w:noProof/>
          </w:rPr>
          <w:fldChar w:fldCharType="separate"/>
        </w:r>
        <w:r w:rsidR="00913185" w:rsidDel="009F1C3B">
          <w:rPr>
            <w:noProof/>
          </w:rPr>
          <w:delText>18</w:delText>
        </w:r>
        <w:r w:rsidDel="009F1C3B">
          <w:rPr>
            <w:noProof/>
          </w:rPr>
          <w:fldChar w:fldCharType="end"/>
        </w:r>
      </w:del>
    </w:p>
    <w:p w14:paraId="04B1C8CF" w14:textId="58A4F493" w:rsidR="003D75F0" w:rsidDel="009F1C3B" w:rsidRDefault="003D75F0">
      <w:pPr>
        <w:pStyle w:val="TableofFigures"/>
        <w:tabs>
          <w:tab w:val="right" w:leader="dot" w:pos="9710"/>
        </w:tabs>
        <w:rPr>
          <w:del w:id="1024" w:author="Name Required" w:date="2015-04-08T17:37:00Z"/>
          <w:rFonts w:asciiTheme="minorHAnsi" w:eastAsiaTheme="minorEastAsia" w:hAnsiTheme="minorHAnsi" w:cstheme="minorBidi"/>
          <w:noProof/>
          <w:sz w:val="24"/>
          <w:szCs w:val="24"/>
          <w:lang w:eastAsia="ja-JP"/>
        </w:rPr>
      </w:pPr>
      <w:del w:id="1025" w:author="Name Required" w:date="2015-04-08T17:37:00Z">
        <w:r w:rsidDel="009F1C3B">
          <w:rPr>
            <w:noProof/>
          </w:rPr>
          <w:delText>Figure 8 - Vendor Portal (Report Interface)</w:delText>
        </w:r>
        <w:r w:rsidDel="009F1C3B">
          <w:rPr>
            <w:noProof/>
          </w:rPr>
          <w:tab/>
        </w:r>
        <w:r w:rsidDel="009F1C3B">
          <w:rPr>
            <w:noProof/>
          </w:rPr>
          <w:fldChar w:fldCharType="begin"/>
        </w:r>
        <w:r w:rsidDel="009F1C3B">
          <w:rPr>
            <w:noProof/>
          </w:rPr>
          <w:delInstrText xml:space="preserve"> PAGEREF _Toc257840226 \h </w:delInstrText>
        </w:r>
        <w:r w:rsidDel="009F1C3B">
          <w:rPr>
            <w:noProof/>
          </w:rPr>
        </w:r>
        <w:r w:rsidDel="009F1C3B">
          <w:rPr>
            <w:noProof/>
          </w:rPr>
          <w:fldChar w:fldCharType="separate"/>
        </w:r>
        <w:r w:rsidR="00913185" w:rsidDel="009F1C3B">
          <w:rPr>
            <w:noProof/>
          </w:rPr>
          <w:delText>19</w:delText>
        </w:r>
        <w:r w:rsidDel="009F1C3B">
          <w:rPr>
            <w:noProof/>
          </w:rPr>
          <w:fldChar w:fldCharType="end"/>
        </w:r>
      </w:del>
    </w:p>
    <w:p w14:paraId="33716552" w14:textId="53A8E1E6" w:rsidR="003D75F0" w:rsidDel="009F1C3B" w:rsidRDefault="003D75F0">
      <w:pPr>
        <w:pStyle w:val="TableofFigures"/>
        <w:tabs>
          <w:tab w:val="right" w:leader="dot" w:pos="9710"/>
        </w:tabs>
        <w:rPr>
          <w:del w:id="1026" w:author="Name Required" w:date="2015-04-08T17:37:00Z"/>
          <w:rFonts w:asciiTheme="minorHAnsi" w:eastAsiaTheme="minorEastAsia" w:hAnsiTheme="minorHAnsi" w:cstheme="minorBidi"/>
          <w:noProof/>
          <w:sz w:val="24"/>
          <w:szCs w:val="24"/>
          <w:lang w:eastAsia="ja-JP"/>
        </w:rPr>
      </w:pPr>
      <w:del w:id="1027" w:author="Name Required" w:date="2015-04-08T17:37:00Z">
        <w:r w:rsidDel="009F1C3B">
          <w:rPr>
            <w:noProof/>
          </w:rPr>
          <w:delText>Figure 9 - Saved search results in CSV</w:delText>
        </w:r>
        <w:r w:rsidDel="009F1C3B">
          <w:rPr>
            <w:noProof/>
          </w:rPr>
          <w:tab/>
        </w:r>
        <w:r w:rsidDel="009F1C3B">
          <w:rPr>
            <w:noProof/>
          </w:rPr>
          <w:fldChar w:fldCharType="begin"/>
        </w:r>
        <w:r w:rsidDel="009F1C3B">
          <w:rPr>
            <w:noProof/>
          </w:rPr>
          <w:delInstrText xml:space="preserve"> PAGEREF _Toc257840227 \h </w:delInstrText>
        </w:r>
        <w:r w:rsidDel="009F1C3B">
          <w:rPr>
            <w:noProof/>
          </w:rPr>
        </w:r>
        <w:r w:rsidDel="009F1C3B">
          <w:rPr>
            <w:noProof/>
          </w:rPr>
          <w:fldChar w:fldCharType="separate"/>
        </w:r>
        <w:r w:rsidR="00913185" w:rsidDel="009F1C3B">
          <w:rPr>
            <w:noProof/>
          </w:rPr>
          <w:delText>19</w:delText>
        </w:r>
        <w:r w:rsidDel="009F1C3B">
          <w:rPr>
            <w:noProof/>
          </w:rPr>
          <w:fldChar w:fldCharType="end"/>
        </w:r>
      </w:del>
    </w:p>
    <w:p w14:paraId="2048D681" w14:textId="52C7CB9C" w:rsidR="003D75F0" w:rsidDel="009F1C3B" w:rsidRDefault="003D75F0">
      <w:pPr>
        <w:pStyle w:val="TableofFigures"/>
        <w:tabs>
          <w:tab w:val="right" w:leader="dot" w:pos="9710"/>
        </w:tabs>
        <w:rPr>
          <w:del w:id="1028" w:author="Name Required" w:date="2015-04-08T17:37:00Z"/>
          <w:rFonts w:asciiTheme="minorHAnsi" w:eastAsiaTheme="minorEastAsia" w:hAnsiTheme="minorHAnsi" w:cstheme="minorBidi"/>
          <w:noProof/>
          <w:sz w:val="24"/>
          <w:szCs w:val="24"/>
          <w:lang w:eastAsia="ja-JP"/>
        </w:rPr>
      </w:pPr>
      <w:del w:id="1029" w:author="Name Required" w:date="2015-04-08T17:37:00Z">
        <w:r w:rsidRPr="002C030A" w:rsidDel="009F1C3B">
          <w:rPr>
            <w:rFonts w:cs="Arial"/>
            <w:noProof/>
          </w:rPr>
          <w:delText>Figure 10 - Example Watchlist in the Form of a STIX Package</w:delText>
        </w:r>
        <w:r w:rsidDel="009F1C3B">
          <w:rPr>
            <w:noProof/>
          </w:rPr>
          <w:tab/>
        </w:r>
        <w:r w:rsidDel="009F1C3B">
          <w:rPr>
            <w:noProof/>
          </w:rPr>
          <w:fldChar w:fldCharType="begin"/>
        </w:r>
        <w:r w:rsidDel="009F1C3B">
          <w:rPr>
            <w:noProof/>
          </w:rPr>
          <w:delInstrText xml:space="preserve"> PAGEREF _Toc257840228 \h </w:delInstrText>
        </w:r>
        <w:r w:rsidDel="009F1C3B">
          <w:rPr>
            <w:noProof/>
          </w:rPr>
        </w:r>
        <w:r w:rsidDel="009F1C3B">
          <w:rPr>
            <w:noProof/>
          </w:rPr>
          <w:fldChar w:fldCharType="separate"/>
        </w:r>
        <w:r w:rsidR="00913185" w:rsidDel="009F1C3B">
          <w:rPr>
            <w:noProof/>
          </w:rPr>
          <w:delText>21</w:delText>
        </w:r>
        <w:r w:rsidDel="009F1C3B">
          <w:rPr>
            <w:noProof/>
          </w:rPr>
          <w:fldChar w:fldCharType="end"/>
        </w:r>
      </w:del>
    </w:p>
    <w:p w14:paraId="2559D2EE" w14:textId="092C9B40" w:rsidR="003D75F0" w:rsidDel="009F1C3B" w:rsidRDefault="003D75F0">
      <w:pPr>
        <w:pStyle w:val="TableofFigures"/>
        <w:tabs>
          <w:tab w:val="right" w:leader="dot" w:pos="9710"/>
        </w:tabs>
        <w:rPr>
          <w:del w:id="1030" w:author="Name Required" w:date="2015-04-08T17:37:00Z"/>
          <w:rFonts w:asciiTheme="minorHAnsi" w:eastAsiaTheme="minorEastAsia" w:hAnsiTheme="minorHAnsi" w:cstheme="minorBidi"/>
          <w:noProof/>
          <w:sz w:val="24"/>
          <w:szCs w:val="24"/>
          <w:lang w:eastAsia="ja-JP"/>
        </w:rPr>
      </w:pPr>
      <w:del w:id="1031" w:author="Name Required" w:date="2015-04-08T17:37:00Z">
        <w:r w:rsidRPr="002C030A" w:rsidDel="009F1C3B">
          <w:rPr>
            <w:rFonts w:cs="Arial"/>
            <w:noProof/>
          </w:rPr>
          <w:delText>Figure 11 - Indicator Lifecycle</w:delText>
        </w:r>
        <w:r w:rsidDel="009F1C3B">
          <w:rPr>
            <w:noProof/>
          </w:rPr>
          <w:tab/>
        </w:r>
        <w:r w:rsidDel="009F1C3B">
          <w:rPr>
            <w:noProof/>
          </w:rPr>
          <w:fldChar w:fldCharType="begin"/>
        </w:r>
        <w:r w:rsidDel="009F1C3B">
          <w:rPr>
            <w:noProof/>
          </w:rPr>
          <w:delInstrText xml:space="preserve"> PAGEREF _Toc257840229 \h </w:delInstrText>
        </w:r>
        <w:r w:rsidDel="009F1C3B">
          <w:rPr>
            <w:noProof/>
          </w:rPr>
        </w:r>
        <w:r w:rsidDel="009F1C3B">
          <w:rPr>
            <w:noProof/>
          </w:rPr>
          <w:fldChar w:fldCharType="separate"/>
        </w:r>
        <w:r w:rsidR="00913185" w:rsidDel="009F1C3B">
          <w:rPr>
            <w:noProof/>
          </w:rPr>
          <w:delText>22</w:delText>
        </w:r>
        <w:r w:rsidDel="009F1C3B">
          <w:rPr>
            <w:noProof/>
          </w:rPr>
          <w:fldChar w:fldCharType="end"/>
        </w:r>
      </w:del>
    </w:p>
    <w:p w14:paraId="01FDB38E" w14:textId="78999BF8" w:rsidR="003D75F0" w:rsidDel="009F1C3B" w:rsidRDefault="003D75F0">
      <w:pPr>
        <w:pStyle w:val="TableofFigures"/>
        <w:tabs>
          <w:tab w:val="right" w:leader="dot" w:pos="9710"/>
        </w:tabs>
        <w:rPr>
          <w:del w:id="1032" w:author="Name Required" w:date="2015-04-08T17:37:00Z"/>
          <w:rFonts w:asciiTheme="minorHAnsi" w:eastAsiaTheme="minorEastAsia" w:hAnsiTheme="minorHAnsi" w:cstheme="minorBidi"/>
          <w:noProof/>
          <w:sz w:val="24"/>
          <w:szCs w:val="24"/>
          <w:lang w:eastAsia="ja-JP"/>
        </w:rPr>
      </w:pPr>
      <w:del w:id="1033" w:author="Name Required" w:date="2015-04-08T17:37:00Z">
        <w:r w:rsidDel="009F1C3B">
          <w:rPr>
            <w:noProof/>
          </w:rPr>
          <w:delText>Figure 12 - "Cymrufied list" Example</w:delText>
        </w:r>
        <w:r w:rsidDel="009F1C3B">
          <w:rPr>
            <w:noProof/>
          </w:rPr>
          <w:tab/>
        </w:r>
        <w:r w:rsidDel="009F1C3B">
          <w:rPr>
            <w:noProof/>
          </w:rPr>
          <w:fldChar w:fldCharType="begin"/>
        </w:r>
        <w:r w:rsidDel="009F1C3B">
          <w:rPr>
            <w:noProof/>
          </w:rPr>
          <w:delInstrText xml:space="preserve"> PAGEREF _Toc257840230 \h </w:delInstrText>
        </w:r>
        <w:r w:rsidDel="009F1C3B">
          <w:rPr>
            <w:noProof/>
          </w:rPr>
        </w:r>
        <w:r w:rsidDel="009F1C3B">
          <w:rPr>
            <w:noProof/>
          </w:rPr>
          <w:fldChar w:fldCharType="separate"/>
        </w:r>
        <w:r w:rsidR="00913185" w:rsidDel="009F1C3B">
          <w:rPr>
            <w:noProof/>
          </w:rPr>
          <w:delText>25</w:delText>
        </w:r>
        <w:r w:rsidDel="009F1C3B">
          <w:rPr>
            <w:noProof/>
          </w:rPr>
          <w:fldChar w:fldCharType="end"/>
        </w:r>
      </w:del>
    </w:p>
    <w:p w14:paraId="7CDDFFCF" w14:textId="4CA7A781" w:rsidR="003D75F0" w:rsidDel="009F1C3B" w:rsidRDefault="003D75F0">
      <w:pPr>
        <w:pStyle w:val="TableofFigures"/>
        <w:tabs>
          <w:tab w:val="right" w:leader="dot" w:pos="9710"/>
        </w:tabs>
        <w:rPr>
          <w:del w:id="1034" w:author="Name Required" w:date="2015-04-08T17:37:00Z"/>
          <w:rFonts w:asciiTheme="minorHAnsi" w:eastAsiaTheme="minorEastAsia" w:hAnsiTheme="minorHAnsi" w:cstheme="minorBidi"/>
          <w:noProof/>
          <w:sz w:val="24"/>
          <w:szCs w:val="24"/>
          <w:lang w:eastAsia="ja-JP"/>
        </w:rPr>
      </w:pPr>
      <w:del w:id="1035" w:author="Name Required" w:date="2015-04-08T17:37:00Z">
        <w:r w:rsidDel="009F1C3B">
          <w:rPr>
            <w:noProof/>
          </w:rPr>
          <w:delText>Figure 13 – Partial Participant ID Mapping</w:delText>
        </w:r>
        <w:r w:rsidDel="009F1C3B">
          <w:rPr>
            <w:noProof/>
          </w:rPr>
          <w:tab/>
        </w:r>
        <w:r w:rsidDel="009F1C3B">
          <w:rPr>
            <w:noProof/>
          </w:rPr>
          <w:fldChar w:fldCharType="begin"/>
        </w:r>
        <w:r w:rsidDel="009F1C3B">
          <w:rPr>
            <w:noProof/>
          </w:rPr>
          <w:delInstrText xml:space="preserve"> PAGEREF _Toc257840231 \h </w:delInstrText>
        </w:r>
        <w:r w:rsidDel="009F1C3B">
          <w:rPr>
            <w:noProof/>
          </w:rPr>
        </w:r>
        <w:r w:rsidDel="009F1C3B">
          <w:rPr>
            <w:noProof/>
          </w:rPr>
          <w:fldChar w:fldCharType="separate"/>
        </w:r>
        <w:r w:rsidR="00913185" w:rsidDel="009F1C3B">
          <w:rPr>
            <w:noProof/>
          </w:rPr>
          <w:delText>26</w:delText>
        </w:r>
        <w:r w:rsidDel="009F1C3B">
          <w:rPr>
            <w:noProof/>
          </w:rPr>
          <w:fldChar w:fldCharType="end"/>
        </w:r>
      </w:del>
    </w:p>
    <w:p w14:paraId="6BABB55D" w14:textId="7C7041CF" w:rsidR="003D75F0" w:rsidDel="009F1C3B" w:rsidRDefault="003D75F0">
      <w:pPr>
        <w:pStyle w:val="TableofFigures"/>
        <w:tabs>
          <w:tab w:val="right" w:leader="dot" w:pos="9710"/>
        </w:tabs>
        <w:rPr>
          <w:del w:id="1036" w:author="Name Required" w:date="2015-04-08T17:37:00Z"/>
          <w:rFonts w:asciiTheme="minorHAnsi" w:eastAsiaTheme="minorEastAsia" w:hAnsiTheme="minorHAnsi" w:cstheme="minorBidi"/>
          <w:noProof/>
          <w:sz w:val="24"/>
          <w:szCs w:val="24"/>
          <w:lang w:eastAsia="ja-JP"/>
        </w:rPr>
      </w:pPr>
      <w:del w:id="1037" w:author="Name Required" w:date="2015-04-08T17:37:00Z">
        <w:r w:rsidDel="009F1C3B">
          <w:rPr>
            <w:noProof/>
          </w:rPr>
          <w:delText>Figure 14 - Cross-organizational Correlation of Query Results (Redacted)</w:delText>
        </w:r>
        <w:r w:rsidDel="009F1C3B">
          <w:rPr>
            <w:noProof/>
          </w:rPr>
          <w:tab/>
        </w:r>
        <w:r w:rsidDel="009F1C3B">
          <w:rPr>
            <w:noProof/>
          </w:rPr>
          <w:fldChar w:fldCharType="begin"/>
        </w:r>
        <w:r w:rsidDel="009F1C3B">
          <w:rPr>
            <w:noProof/>
          </w:rPr>
          <w:delInstrText xml:space="preserve"> PAGEREF _Toc257840232 \h </w:delInstrText>
        </w:r>
        <w:r w:rsidDel="009F1C3B">
          <w:rPr>
            <w:noProof/>
          </w:rPr>
        </w:r>
        <w:r w:rsidDel="009F1C3B">
          <w:rPr>
            <w:noProof/>
          </w:rPr>
          <w:fldChar w:fldCharType="separate"/>
        </w:r>
        <w:r w:rsidR="00913185" w:rsidDel="009F1C3B">
          <w:rPr>
            <w:noProof/>
          </w:rPr>
          <w:delText>27</w:delText>
        </w:r>
        <w:r w:rsidDel="009F1C3B">
          <w:rPr>
            <w:noProof/>
          </w:rPr>
          <w:fldChar w:fldCharType="end"/>
        </w:r>
      </w:del>
    </w:p>
    <w:p w14:paraId="3559A9CC" w14:textId="30BFC709" w:rsidR="003D75F0" w:rsidDel="009F1C3B" w:rsidRDefault="003D75F0">
      <w:pPr>
        <w:pStyle w:val="TableofFigures"/>
        <w:tabs>
          <w:tab w:val="right" w:leader="dot" w:pos="9710"/>
        </w:tabs>
        <w:rPr>
          <w:del w:id="1038" w:author="Name Required" w:date="2015-04-08T17:37:00Z"/>
          <w:rFonts w:asciiTheme="minorHAnsi" w:eastAsiaTheme="minorEastAsia" w:hAnsiTheme="minorHAnsi" w:cstheme="minorBidi"/>
          <w:noProof/>
          <w:sz w:val="24"/>
          <w:szCs w:val="24"/>
          <w:lang w:eastAsia="ja-JP"/>
        </w:rPr>
      </w:pPr>
      <w:del w:id="1039" w:author="Name Required" w:date="2015-04-08T17:37:00Z">
        <w:r w:rsidDel="009F1C3B">
          <w:rPr>
            <w:noProof/>
          </w:rPr>
          <w:delText>Figure 15 - Simple Identification of End Points of Connections</w:delText>
        </w:r>
        <w:r w:rsidDel="009F1C3B">
          <w:rPr>
            <w:noProof/>
          </w:rPr>
          <w:tab/>
        </w:r>
        <w:r w:rsidDel="009F1C3B">
          <w:rPr>
            <w:noProof/>
          </w:rPr>
          <w:fldChar w:fldCharType="begin"/>
        </w:r>
        <w:r w:rsidDel="009F1C3B">
          <w:rPr>
            <w:noProof/>
          </w:rPr>
          <w:delInstrText xml:space="preserve"> PAGEREF _Toc257840233 \h </w:delInstrText>
        </w:r>
        <w:r w:rsidDel="009F1C3B">
          <w:rPr>
            <w:noProof/>
          </w:rPr>
        </w:r>
        <w:r w:rsidDel="009F1C3B">
          <w:rPr>
            <w:noProof/>
          </w:rPr>
          <w:fldChar w:fldCharType="separate"/>
        </w:r>
        <w:r w:rsidR="00913185" w:rsidDel="009F1C3B">
          <w:rPr>
            <w:noProof/>
          </w:rPr>
          <w:delText>27</w:delText>
        </w:r>
        <w:r w:rsidDel="009F1C3B">
          <w:rPr>
            <w:noProof/>
          </w:rPr>
          <w:fldChar w:fldCharType="end"/>
        </w:r>
      </w:del>
    </w:p>
    <w:p w14:paraId="4BD3B812" w14:textId="7F18676F" w:rsidR="003D75F0" w:rsidDel="009F1C3B" w:rsidRDefault="003D75F0">
      <w:pPr>
        <w:pStyle w:val="TableofFigures"/>
        <w:tabs>
          <w:tab w:val="right" w:leader="dot" w:pos="9710"/>
        </w:tabs>
        <w:rPr>
          <w:del w:id="1040" w:author="Name Required" w:date="2015-04-08T17:37:00Z"/>
          <w:rFonts w:asciiTheme="minorHAnsi" w:eastAsiaTheme="minorEastAsia" w:hAnsiTheme="minorHAnsi" w:cstheme="minorBidi"/>
          <w:noProof/>
          <w:sz w:val="24"/>
          <w:szCs w:val="24"/>
          <w:lang w:eastAsia="ja-JP"/>
        </w:rPr>
      </w:pPr>
      <w:del w:id="1041" w:author="Name Required" w:date="2015-04-08T17:37:00Z">
        <w:r w:rsidDel="009F1C3B">
          <w:rPr>
            <w:noProof/>
          </w:rPr>
          <w:delText>Figure 16 - Identifying Friend or Foe Based on Reputation Data</w:delText>
        </w:r>
        <w:r w:rsidDel="009F1C3B">
          <w:rPr>
            <w:noProof/>
          </w:rPr>
          <w:tab/>
        </w:r>
        <w:r w:rsidDel="009F1C3B">
          <w:rPr>
            <w:noProof/>
          </w:rPr>
          <w:fldChar w:fldCharType="begin"/>
        </w:r>
        <w:r w:rsidDel="009F1C3B">
          <w:rPr>
            <w:noProof/>
          </w:rPr>
          <w:delInstrText xml:space="preserve"> PAGEREF _Toc257840234 \h </w:delInstrText>
        </w:r>
        <w:r w:rsidDel="009F1C3B">
          <w:rPr>
            <w:noProof/>
          </w:rPr>
        </w:r>
        <w:r w:rsidDel="009F1C3B">
          <w:rPr>
            <w:noProof/>
          </w:rPr>
          <w:fldChar w:fldCharType="separate"/>
        </w:r>
        <w:r w:rsidR="00913185" w:rsidDel="009F1C3B">
          <w:rPr>
            <w:noProof/>
          </w:rPr>
          <w:delText>28</w:delText>
        </w:r>
        <w:r w:rsidDel="009F1C3B">
          <w:rPr>
            <w:noProof/>
          </w:rPr>
          <w:fldChar w:fldCharType="end"/>
        </w:r>
      </w:del>
    </w:p>
    <w:p w14:paraId="144976E3" w14:textId="4F1179CF" w:rsidR="003D75F0" w:rsidDel="009F1C3B" w:rsidRDefault="003D75F0">
      <w:pPr>
        <w:pStyle w:val="TableofFigures"/>
        <w:tabs>
          <w:tab w:val="right" w:leader="dot" w:pos="9710"/>
        </w:tabs>
        <w:rPr>
          <w:del w:id="1042" w:author="Name Required" w:date="2015-04-08T17:37:00Z"/>
          <w:rFonts w:asciiTheme="minorHAnsi" w:eastAsiaTheme="minorEastAsia" w:hAnsiTheme="minorHAnsi" w:cstheme="minorBidi"/>
          <w:noProof/>
          <w:sz w:val="24"/>
          <w:szCs w:val="24"/>
          <w:lang w:eastAsia="ja-JP"/>
        </w:rPr>
      </w:pPr>
      <w:del w:id="1043" w:author="Name Required" w:date="2015-04-08T17:37:00Z">
        <w:r w:rsidDel="009F1C3B">
          <w:rPr>
            <w:noProof/>
          </w:rPr>
          <w:delText>Figure 17 - Graph of all APT1 Related Connections (180 Day Window)</w:delText>
        </w:r>
        <w:r w:rsidDel="009F1C3B">
          <w:rPr>
            <w:noProof/>
          </w:rPr>
          <w:tab/>
        </w:r>
        <w:r w:rsidDel="009F1C3B">
          <w:rPr>
            <w:noProof/>
          </w:rPr>
          <w:fldChar w:fldCharType="begin"/>
        </w:r>
        <w:r w:rsidDel="009F1C3B">
          <w:rPr>
            <w:noProof/>
          </w:rPr>
          <w:delInstrText xml:space="preserve"> PAGEREF _Toc257840235 \h </w:delInstrText>
        </w:r>
        <w:r w:rsidDel="009F1C3B">
          <w:rPr>
            <w:noProof/>
          </w:rPr>
        </w:r>
        <w:r w:rsidDel="009F1C3B">
          <w:rPr>
            <w:noProof/>
          </w:rPr>
          <w:fldChar w:fldCharType="separate"/>
        </w:r>
        <w:r w:rsidR="00913185" w:rsidDel="009F1C3B">
          <w:rPr>
            <w:noProof/>
          </w:rPr>
          <w:delText>29</w:delText>
        </w:r>
        <w:r w:rsidDel="009F1C3B">
          <w:rPr>
            <w:noProof/>
          </w:rPr>
          <w:fldChar w:fldCharType="end"/>
        </w:r>
      </w:del>
    </w:p>
    <w:p w14:paraId="6162AEF7" w14:textId="0264F82D" w:rsidR="003D75F0" w:rsidDel="009F1C3B" w:rsidRDefault="003D75F0">
      <w:pPr>
        <w:pStyle w:val="TableofFigures"/>
        <w:tabs>
          <w:tab w:val="right" w:leader="dot" w:pos="9710"/>
        </w:tabs>
        <w:rPr>
          <w:del w:id="1044" w:author="Name Required" w:date="2015-04-08T17:37:00Z"/>
          <w:rFonts w:asciiTheme="minorHAnsi" w:eastAsiaTheme="minorEastAsia" w:hAnsiTheme="minorHAnsi" w:cstheme="minorBidi"/>
          <w:noProof/>
          <w:sz w:val="24"/>
          <w:szCs w:val="24"/>
          <w:lang w:eastAsia="ja-JP"/>
        </w:rPr>
      </w:pPr>
      <w:del w:id="1045" w:author="Name Required" w:date="2015-04-08T17:37:00Z">
        <w:r w:rsidDel="009F1C3B">
          <w:rPr>
            <w:noProof/>
          </w:rPr>
          <w:delText>Figure 18 - Partial Graph of APT1 Connection End Points</w:delText>
        </w:r>
        <w:r w:rsidDel="009F1C3B">
          <w:rPr>
            <w:noProof/>
          </w:rPr>
          <w:tab/>
        </w:r>
        <w:r w:rsidDel="009F1C3B">
          <w:rPr>
            <w:noProof/>
          </w:rPr>
          <w:fldChar w:fldCharType="begin"/>
        </w:r>
        <w:r w:rsidDel="009F1C3B">
          <w:rPr>
            <w:noProof/>
          </w:rPr>
          <w:delInstrText xml:space="preserve"> PAGEREF _Toc257840236 \h </w:delInstrText>
        </w:r>
        <w:r w:rsidDel="009F1C3B">
          <w:rPr>
            <w:noProof/>
          </w:rPr>
        </w:r>
        <w:r w:rsidDel="009F1C3B">
          <w:rPr>
            <w:noProof/>
          </w:rPr>
          <w:fldChar w:fldCharType="separate"/>
        </w:r>
        <w:r w:rsidR="00913185" w:rsidDel="009F1C3B">
          <w:rPr>
            <w:noProof/>
          </w:rPr>
          <w:delText>30</w:delText>
        </w:r>
        <w:r w:rsidDel="009F1C3B">
          <w:rPr>
            <w:noProof/>
          </w:rPr>
          <w:fldChar w:fldCharType="end"/>
        </w:r>
      </w:del>
    </w:p>
    <w:p w14:paraId="21DF2508" w14:textId="0894EBC3" w:rsidR="003D75F0" w:rsidDel="009F1C3B" w:rsidRDefault="003D75F0">
      <w:pPr>
        <w:pStyle w:val="TableofFigures"/>
        <w:tabs>
          <w:tab w:val="right" w:leader="dot" w:pos="9710"/>
        </w:tabs>
        <w:rPr>
          <w:del w:id="1046" w:author="Name Required" w:date="2015-04-08T17:37:00Z"/>
          <w:rFonts w:asciiTheme="minorHAnsi" w:eastAsiaTheme="minorEastAsia" w:hAnsiTheme="minorHAnsi" w:cstheme="minorBidi"/>
          <w:noProof/>
          <w:sz w:val="24"/>
          <w:szCs w:val="24"/>
          <w:lang w:eastAsia="ja-JP"/>
        </w:rPr>
      </w:pPr>
      <w:del w:id="1047" w:author="Name Required" w:date="2015-04-08T17:37:00Z">
        <w:r w:rsidDel="009F1C3B">
          <w:rPr>
            <w:noProof/>
          </w:rPr>
          <w:delText>Figure 19 - Connections to a Known Malicious Entity</w:delText>
        </w:r>
        <w:r w:rsidDel="009F1C3B">
          <w:rPr>
            <w:noProof/>
          </w:rPr>
          <w:tab/>
        </w:r>
        <w:r w:rsidDel="009F1C3B">
          <w:rPr>
            <w:noProof/>
          </w:rPr>
          <w:fldChar w:fldCharType="begin"/>
        </w:r>
        <w:r w:rsidDel="009F1C3B">
          <w:rPr>
            <w:noProof/>
          </w:rPr>
          <w:delInstrText xml:space="preserve"> PAGEREF _Toc257840237 \h </w:delInstrText>
        </w:r>
        <w:r w:rsidDel="009F1C3B">
          <w:rPr>
            <w:noProof/>
          </w:rPr>
        </w:r>
        <w:r w:rsidDel="009F1C3B">
          <w:rPr>
            <w:noProof/>
          </w:rPr>
          <w:fldChar w:fldCharType="separate"/>
        </w:r>
        <w:r w:rsidR="00913185" w:rsidDel="009F1C3B">
          <w:rPr>
            <w:noProof/>
          </w:rPr>
          <w:delText>30</w:delText>
        </w:r>
        <w:r w:rsidDel="009F1C3B">
          <w:rPr>
            <w:noProof/>
          </w:rPr>
          <w:fldChar w:fldCharType="end"/>
        </w:r>
      </w:del>
    </w:p>
    <w:p w14:paraId="089C5B95" w14:textId="6800DA0B" w:rsidR="003D75F0" w:rsidDel="009F1C3B" w:rsidRDefault="003D75F0">
      <w:pPr>
        <w:pStyle w:val="TableofFigures"/>
        <w:tabs>
          <w:tab w:val="right" w:leader="dot" w:pos="9710"/>
        </w:tabs>
        <w:rPr>
          <w:del w:id="1048" w:author="Name Required" w:date="2015-04-08T17:37:00Z"/>
          <w:rFonts w:asciiTheme="minorHAnsi" w:eastAsiaTheme="minorEastAsia" w:hAnsiTheme="minorHAnsi" w:cstheme="minorBidi"/>
          <w:noProof/>
          <w:sz w:val="24"/>
          <w:szCs w:val="24"/>
          <w:lang w:eastAsia="ja-JP"/>
        </w:rPr>
      </w:pPr>
      <w:del w:id="1049" w:author="Name Required" w:date="2015-04-08T17:37:00Z">
        <w:r w:rsidDel="009F1C3B">
          <w:rPr>
            <w:noProof/>
          </w:rPr>
          <w:delText>Figure 20 - Connections to an APT1 Entity Unknown to CIF</w:delText>
        </w:r>
        <w:r w:rsidDel="009F1C3B">
          <w:rPr>
            <w:noProof/>
          </w:rPr>
          <w:tab/>
        </w:r>
        <w:r w:rsidDel="009F1C3B">
          <w:rPr>
            <w:noProof/>
          </w:rPr>
          <w:fldChar w:fldCharType="begin"/>
        </w:r>
        <w:r w:rsidDel="009F1C3B">
          <w:rPr>
            <w:noProof/>
          </w:rPr>
          <w:delInstrText xml:space="preserve"> PAGEREF _Toc257840238 \h </w:delInstrText>
        </w:r>
        <w:r w:rsidDel="009F1C3B">
          <w:rPr>
            <w:noProof/>
          </w:rPr>
        </w:r>
        <w:r w:rsidDel="009F1C3B">
          <w:rPr>
            <w:noProof/>
          </w:rPr>
          <w:fldChar w:fldCharType="separate"/>
        </w:r>
        <w:r w:rsidR="00913185" w:rsidDel="009F1C3B">
          <w:rPr>
            <w:noProof/>
          </w:rPr>
          <w:delText>31</w:delText>
        </w:r>
        <w:r w:rsidDel="009F1C3B">
          <w:rPr>
            <w:noProof/>
          </w:rPr>
          <w:fldChar w:fldCharType="end"/>
        </w:r>
      </w:del>
    </w:p>
    <w:p w14:paraId="7647BDBE" w14:textId="03B9C46C" w:rsidR="003D75F0" w:rsidRPr="00592694" w:rsidRDefault="003D75F0" w:rsidP="00D71EE8">
      <w:pPr>
        <w:pStyle w:val="conops-body"/>
        <w:spacing w:after="60"/>
      </w:pPr>
      <w:del w:id="1050" w:author="Name Required" w:date="2015-04-08T17:37:00Z">
        <w:r w:rsidDel="009F1C3B">
          <w:fldChar w:fldCharType="end"/>
        </w:r>
      </w:del>
    </w:p>
    <w:sectPr w:rsidR="003D75F0" w:rsidRPr="00592694" w:rsidSect="006A0238">
      <w:pgSz w:w="12240" w:h="15840" w:code="1"/>
      <w:pgMar w:top="144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6C0FBD" w14:textId="77777777" w:rsidR="00A02B36" w:rsidRDefault="00A02B36">
      <w:r>
        <w:separator/>
      </w:r>
    </w:p>
  </w:endnote>
  <w:endnote w:type="continuationSeparator" w:id="0">
    <w:p w14:paraId="23F09A99" w14:textId="77777777" w:rsidR="00A02B36" w:rsidRDefault="00A02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68896" w14:textId="77777777" w:rsidR="00A02B36" w:rsidRPr="00BB723E" w:rsidRDefault="00A02B36"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671ADE">
      <w:rPr>
        <w:rStyle w:val="PageNumber"/>
        <w:rFonts w:cs="Arial"/>
        <w:noProof/>
        <w:sz w:val="18"/>
        <w:szCs w:val="18"/>
      </w:rPr>
      <w:t>2</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160C66CB" w14:textId="59A83962" w:rsidR="00A02B36" w:rsidRDefault="00A02B36"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2239" w14:textId="18378501" w:rsidR="00A02B36" w:rsidRPr="00BB723E" w:rsidRDefault="00A02B36"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671ADE">
      <w:rPr>
        <w:rStyle w:val="PageNumber"/>
        <w:rFonts w:cs="Arial"/>
        <w:noProof/>
        <w:sz w:val="18"/>
        <w:szCs w:val="18"/>
      </w:rPr>
      <w:t>1</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629732D2" w14:textId="25AE39CC" w:rsidR="00A02B36" w:rsidRDefault="00A02B36"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1E117" w14:textId="77777777" w:rsidR="00A02B36" w:rsidRDefault="00A02B36">
      <w:r>
        <w:separator/>
      </w:r>
    </w:p>
  </w:footnote>
  <w:footnote w:type="continuationSeparator" w:id="0">
    <w:p w14:paraId="3A17B0D4" w14:textId="77777777" w:rsidR="00A02B36" w:rsidRDefault="00A02B36">
      <w:r>
        <w:continuationSeparator/>
      </w:r>
    </w:p>
  </w:footnote>
  <w:footnote w:id="1">
    <w:p w14:paraId="19329D78" w14:textId="77777777" w:rsidR="00A02B36" w:rsidDel="008028C6" w:rsidRDefault="00A02B36" w:rsidP="008C619F">
      <w:pPr>
        <w:pStyle w:val="FootnoteText"/>
        <w:rPr>
          <w:del w:id="70" w:author="Name Required" w:date="2015-03-22T16:57:00Z"/>
        </w:rPr>
      </w:pPr>
      <w:del w:id="71" w:author="Name Required" w:date="2015-03-22T16:57:00Z">
        <w:r w:rsidDel="008028C6">
          <w:rPr>
            <w:rStyle w:val="FootnoteReference"/>
          </w:rPr>
          <w:footnoteRef/>
        </w:r>
        <w:r w:rsidDel="008028C6">
          <w:delText xml:space="preserve"> </w:delText>
        </w:r>
        <w:r w:rsidRPr="00B438F1" w:rsidDel="008028C6">
          <w:delText>http://web.archive.org/web/20131115180654/http://www.botnets.org/</w:delText>
        </w:r>
      </w:del>
    </w:p>
  </w:footnote>
  <w:footnote w:id="2">
    <w:p w14:paraId="56F029E3" w14:textId="7FA0DB92" w:rsidR="00A02B36" w:rsidRDefault="00A02B36">
      <w:pPr>
        <w:pStyle w:val="FootnoteText"/>
      </w:pPr>
      <w:r>
        <w:rPr>
          <w:rStyle w:val="FootnoteReference"/>
        </w:rPr>
        <w:footnoteRef/>
      </w:r>
      <w:r>
        <w:t xml:space="preserve"> </w:t>
      </w:r>
      <w:r w:rsidRPr="00B438F1">
        <w:t>http://web.archive.org/web/20131115180654/http://www.botnets.org/</w:t>
      </w:r>
    </w:p>
  </w:footnote>
  <w:footnote w:id="3">
    <w:p w14:paraId="341E5FB3" w14:textId="73529E61" w:rsidR="00A02B36" w:rsidRDefault="00A02B36" w:rsidP="0096749B">
      <w:pPr>
        <w:pStyle w:val="FootnoteText"/>
        <w:spacing w:line="240" w:lineRule="auto"/>
      </w:pPr>
      <w:r>
        <w:rPr>
          <w:rStyle w:val="FootnoteReference"/>
        </w:rPr>
        <w:footnoteRef/>
      </w:r>
      <w:r>
        <w:t xml:space="preserve"> </w:t>
      </w:r>
      <w:r w:rsidRPr="0096749B">
        <w:t>Strengthening the Security and Resilience of the Nation’s Critical Infrastructure</w:t>
      </w:r>
      <w:r>
        <w:t xml:space="preserve">, </w:t>
      </w:r>
      <w:hyperlink r:id="rId1" w:history="1">
        <w:r w:rsidRPr="00BD6A56">
          <w:rPr>
            <w:rStyle w:val="Hyperlink"/>
          </w:rPr>
          <w:t>http://www.dhs.gov/strengthening-security-and-resilience-nation’s-critical-infrastructure</w:t>
        </w:r>
      </w:hyperlink>
      <w:r>
        <w:t xml:space="preserve"> </w:t>
      </w:r>
    </w:p>
  </w:footnote>
  <w:footnote w:id="4">
    <w:p w14:paraId="6F00E71B" w14:textId="77777777" w:rsidR="00A02B36" w:rsidDel="008028C6" w:rsidRDefault="00A02B36" w:rsidP="003B6FB7">
      <w:pPr>
        <w:pStyle w:val="FootnoteText"/>
        <w:rPr>
          <w:del w:id="132" w:author="Name Required" w:date="2015-03-22T16:59:00Z"/>
        </w:rPr>
      </w:pPr>
      <w:del w:id="133" w:author="Name Required" w:date="2015-03-22T16:59:00Z">
        <w:r w:rsidDel="008028C6">
          <w:rPr>
            <w:rStyle w:val="FootnoteReference"/>
          </w:rPr>
          <w:footnoteRef/>
        </w:r>
        <w:r w:rsidDel="008028C6">
          <w:delText xml:space="preserve"> </w:delText>
        </w:r>
        <w:r w:rsidRPr="00E439CA" w:rsidDel="008028C6">
          <w:delText>http://stix.mitre.org/about/faqs.html#B1</w:delText>
        </w:r>
      </w:del>
    </w:p>
  </w:footnote>
  <w:footnote w:id="5">
    <w:p w14:paraId="10AEFB23" w14:textId="77777777" w:rsidR="00A02B36" w:rsidDel="008028C6" w:rsidRDefault="00A02B36" w:rsidP="003B6FB7">
      <w:pPr>
        <w:pStyle w:val="FootnoteText"/>
        <w:rPr>
          <w:del w:id="136" w:author="Name Required" w:date="2015-03-22T16:59:00Z"/>
        </w:rPr>
      </w:pPr>
      <w:del w:id="137" w:author="Name Required" w:date="2015-03-22T16:59:00Z">
        <w:r w:rsidDel="008028C6">
          <w:rPr>
            <w:rStyle w:val="FootnoteReference"/>
          </w:rPr>
          <w:footnoteRef/>
        </w:r>
        <w:r w:rsidDel="008028C6">
          <w:delText xml:space="preserve"> </w:delText>
        </w:r>
        <w:r w:rsidRPr="00E439CA" w:rsidDel="008028C6">
          <w:delText>http://stix.mitre.org/about/faqs.html#B</w:delText>
        </w:r>
        <w:r w:rsidDel="008028C6">
          <w:delText>2</w:delText>
        </w:r>
      </w:del>
    </w:p>
  </w:footnote>
  <w:footnote w:id="6">
    <w:p w14:paraId="4A3307C7" w14:textId="5A896260" w:rsidR="00A02B36" w:rsidRDefault="00A02B36" w:rsidP="0042587E">
      <w:pPr>
        <w:pStyle w:val="FootnoteText"/>
        <w:spacing w:line="240" w:lineRule="auto"/>
      </w:pPr>
      <w:r>
        <w:rPr>
          <w:rStyle w:val="FootnoteReference"/>
        </w:rPr>
        <w:footnoteRef/>
      </w:r>
      <w:r>
        <w:t xml:space="preserve"> Language used by Wes Young in his presentation on data sharing frameworks at </w:t>
      </w:r>
      <w:r w:rsidRPr="00086A80">
        <w:t>M</w:t>
      </w:r>
      <w:r w:rsidRPr="00AF3035">
        <w:rPr>
          <w:vertAlign w:val="superscript"/>
        </w:rPr>
        <w:t>3</w:t>
      </w:r>
      <w:r w:rsidRPr="00086A80">
        <w:t xml:space="preserve">AAWG 30th General Meeting in San Francisco, February </w:t>
      </w:r>
      <w:r>
        <w:t xml:space="preserve">20. </w:t>
      </w:r>
    </w:p>
  </w:footnote>
  <w:footnote w:id="7">
    <w:p w14:paraId="7AF24C4C" w14:textId="3EFA762C" w:rsidR="00A02B36" w:rsidRDefault="00A02B36">
      <w:pPr>
        <w:pStyle w:val="FootnoteText"/>
      </w:pPr>
      <w:r>
        <w:rPr>
          <w:rStyle w:val="FootnoteReference"/>
        </w:rPr>
        <w:footnoteRef/>
      </w:r>
      <w:r>
        <w:t xml:space="preserve"> </w:t>
      </w:r>
      <w:hyperlink r:id="rId2" w:history="1">
        <w:r w:rsidRPr="00BD6A56">
          <w:rPr>
            <w:rStyle w:val="Hyperlink"/>
          </w:rPr>
          <w:t>http://csirtgadgets.org/rfc/getting-started/</w:t>
        </w:r>
      </w:hyperlink>
      <w:r>
        <w:t xml:space="preserve"> </w:t>
      </w:r>
    </w:p>
  </w:footnote>
  <w:footnote w:id="8">
    <w:p w14:paraId="412FB0E0" w14:textId="6E122F3B" w:rsidR="00A02B36" w:rsidDel="00DA5357" w:rsidRDefault="00A02B36">
      <w:pPr>
        <w:pStyle w:val="FootnoteText"/>
        <w:rPr>
          <w:del w:id="194" w:author="Name Required" w:date="2015-01-20T19:02:00Z"/>
        </w:rPr>
      </w:pPr>
      <w:del w:id="195" w:author="Name Required" w:date="2015-01-20T19:02:00Z">
        <w:r w:rsidDel="00DA5357">
          <w:rPr>
            <w:rStyle w:val="FootnoteReference"/>
          </w:rPr>
          <w:footnoteRef/>
        </w:r>
        <w:r w:rsidDel="00DA5357">
          <w:delText xml:space="preserve"> </w:delText>
        </w:r>
        <w:r w:rsidDel="00DA5357">
          <w:fldChar w:fldCharType="begin"/>
        </w:r>
        <w:r w:rsidDel="00DA5357">
          <w:delInstrText xml:space="preserve"> HYPERLINK "http://en.wikipedia.org/wiki/Traffic_Light_Protocol" </w:delInstrText>
        </w:r>
        <w:r w:rsidDel="00DA5357">
          <w:fldChar w:fldCharType="separate"/>
        </w:r>
        <w:r w:rsidRPr="00BD6A56" w:rsidDel="00DA5357">
          <w:rPr>
            <w:rStyle w:val="Hyperlink"/>
          </w:rPr>
          <w:delText>http://en.wikipedia.org/wiki/Traffic_Light_Protocol</w:delText>
        </w:r>
        <w:r w:rsidDel="00DA5357">
          <w:rPr>
            <w:rStyle w:val="Hyperlink"/>
          </w:rPr>
          <w:fldChar w:fldCharType="end"/>
        </w:r>
        <w:r w:rsidDel="00DA5357">
          <w:delText xml:space="preserve"> </w:delText>
        </w:r>
      </w:del>
    </w:p>
  </w:footnote>
  <w:footnote w:id="9">
    <w:p w14:paraId="10FF8F9B" w14:textId="5F41D96D" w:rsidR="00A02B36" w:rsidDel="00284F61" w:rsidRDefault="00A02B36">
      <w:pPr>
        <w:pStyle w:val="FootnoteText"/>
        <w:rPr>
          <w:del w:id="295" w:author="Name Required" w:date="2015-01-20T18:47:00Z"/>
        </w:rPr>
      </w:pPr>
      <w:del w:id="296" w:author="Name Required" w:date="2015-01-20T18:47:00Z">
        <w:r w:rsidDel="00284F61">
          <w:rPr>
            <w:rStyle w:val="FootnoteReference"/>
          </w:rPr>
          <w:footnoteRef/>
        </w:r>
        <w:r w:rsidDel="00284F61">
          <w:delText xml:space="preserve"> </w:delText>
        </w:r>
        <w:r w:rsidDel="00284F61">
          <w:fldChar w:fldCharType="begin"/>
        </w:r>
        <w:r w:rsidDel="00284F61">
          <w:delInstrText xml:space="preserve"> HYPERLINK "http://www.dhs.gov/sites/default/files/publications/EO-PPD%20Fact%20Sheet%2012March13.pdf" </w:delInstrText>
        </w:r>
        <w:r w:rsidDel="00284F61">
          <w:fldChar w:fldCharType="separate"/>
        </w:r>
        <w:r w:rsidRPr="00BD6A56" w:rsidDel="00284F61">
          <w:rPr>
            <w:rStyle w:val="Hyperlink"/>
          </w:rPr>
          <w:delText>http://www.dhs.gov/sites/default/files/publications/EO-PPD%20Fact%20Sheet%2012March13.pdf</w:delText>
        </w:r>
        <w:r w:rsidDel="00284F61">
          <w:rPr>
            <w:rStyle w:val="Hyperlink"/>
          </w:rPr>
          <w:fldChar w:fldCharType="end"/>
        </w:r>
        <w:r w:rsidDel="00284F61">
          <w:delText xml:space="preserve"> </w:delText>
        </w:r>
      </w:del>
    </w:p>
  </w:footnote>
  <w:footnote w:id="10">
    <w:p w14:paraId="391907E4" w14:textId="479CC500" w:rsidR="00A02B36" w:rsidDel="00FE3A49" w:rsidRDefault="00A02B36" w:rsidP="000C51B8">
      <w:pPr>
        <w:pStyle w:val="FootnoteText"/>
        <w:spacing w:line="240" w:lineRule="auto"/>
        <w:rPr>
          <w:del w:id="540" w:author="Name Required" w:date="2015-04-09T19:32:00Z"/>
        </w:rPr>
      </w:pPr>
      <w:del w:id="541" w:author="Name Required" w:date="2015-04-09T19:32:00Z">
        <w:r w:rsidDel="00FE3A49">
          <w:rPr>
            <w:rStyle w:val="FootnoteReference"/>
          </w:rPr>
          <w:footnoteRef/>
        </w:r>
        <w:r w:rsidDel="00FE3A49">
          <w:delText xml:space="preserve"> </w:delText>
        </w:r>
        <w:r w:rsidDel="00FE3A49">
          <w:fldChar w:fldCharType="begin"/>
        </w:r>
        <w:r w:rsidDel="00FE3A49">
          <w:delInstrText xml:space="preserve"> HYPERLINK "http://help.infragistics.com/Help/Doc/Reporting/2012.1/CLR4.0/HTML/Creating%20a%20Multi-Level%20Tabular%20Report.html" </w:delInstrText>
        </w:r>
        <w:r w:rsidDel="00FE3A49">
          <w:fldChar w:fldCharType="separate"/>
        </w:r>
        <w:r w:rsidRPr="00BD6A56" w:rsidDel="00FE3A49">
          <w:rPr>
            <w:rStyle w:val="Hyperlink"/>
          </w:rPr>
          <w:delText>http://help.infragistics.com/Help/Doc/Reporting/2012.1/CLR4.0/HTML/Creating%20a%20Multi-Level%20Tabular%20Report.html</w:delText>
        </w:r>
        <w:r w:rsidDel="00FE3A49">
          <w:rPr>
            <w:rStyle w:val="Hyperlink"/>
          </w:rPr>
          <w:fldChar w:fldCharType="end"/>
        </w:r>
        <w:r w:rsidDel="00FE3A49">
          <w:delText xml:space="preserve"> </w:delText>
        </w:r>
      </w:del>
    </w:p>
  </w:footnote>
  <w:footnote w:id="11">
    <w:p w14:paraId="10507F69" w14:textId="77777777" w:rsidR="00A02B36" w:rsidDel="00FE3A49" w:rsidRDefault="00A02B36" w:rsidP="000C51B8">
      <w:pPr>
        <w:pStyle w:val="FootnoteText"/>
        <w:rPr>
          <w:del w:id="544" w:author="Name Required" w:date="2015-04-09T19:32:00Z"/>
        </w:rPr>
      </w:pPr>
      <w:del w:id="545" w:author="Name Required" w:date="2015-04-09T19:32:00Z">
        <w:r w:rsidDel="00FE3A49">
          <w:rPr>
            <w:rStyle w:val="FootnoteReference"/>
          </w:rPr>
          <w:footnoteRef/>
        </w:r>
        <w:r w:rsidDel="00FE3A49">
          <w:delText xml:space="preserve"> </w:delText>
        </w:r>
        <w:r w:rsidDel="00FE3A49">
          <w:fldChar w:fldCharType="begin"/>
        </w:r>
        <w:r w:rsidDel="00FE3A49">
          <w:delInstrText xml:space="preserve"> HYPERLINK "http://technet.microsoft.com/en-us/library/cc281376(v=SQL.100).aspx" </w:delInstrText>
        </w:r>
        <w:r w:rsidDel="00FE3A49">
          <w:fldChar w:fldCharType="separate"/>
        </w:r>
        <w:r w:rsidRPr="00BD6A56" w:rsidDel="00FE3A49">
          <w:rPr>
            <w:rStyle w:val="Hyperlink"/>
          </w:rPr>
          <w:delText>http://technet.microsoft.com/en-us/library/cc281376(v=SQL.100).aspx</w:delText>
        </w:r>
        <w:r w:rsidDel="00FE3A49">
          <w:rPr>
            <w:rStyle w:val="Hyperlink"/>
          </w:rPr>
          <w:fldChar w:fldCharType="end"/>
        </w:r>
        <w:r w:rsidDel="00FE3A49">
          <w:delText xml:space="preserve"> </w:delText>
        </w:r>
      </w:del>
    </w:p>
  </w:footnote>
  <w:footnote w:id="12">
    <w:p w14:paraId="4DB542E4" w14:textId="7F67AE75" w:rsidR="00A02B36" w:rsidDel="00E90F1F" w:rsidRDefault="00A02B36">
      <w:pPr>
        <w:pStyle w:val="FootnoteText"/>
        <w:rPr>
          <w:del w:id="565" w:author="Name Required" w:date="2015-03-22T19:05:00Z"/>
        </w:rPr>
      </w:pPr>
      <w:del w:id="566" w:author="Name Required" w:date="2015-03-22T19:05:00Z">
        <w:r w:rsidDel="00E90F1F">
          <w:rPr>
            <w:rStyle w:val="FootnoteReference"/>
          </w:rPr>
          <w:footnoteRef/>
        </w:r>
        <w:r w:rsidDel="00E90F1F">
          <w:delText xml:space="preserve"> </w:delText>
        </w:r>
        <w:r w:rsidDel="00E90F1F">
          <w:fldChar w:fldCharType="begin"/>
        </w:r>
        <w:r w:rsidDel="00E90F1F">
          <w:delInstrText xml:space="preserve"> HYPERLINK "http://team-cymru.com/" </w:delInstrText>
        </w:r>
        <w:r w:rsidDel="00E90F1F">
          <w:fldChar w:fldCharType="separate"/>
        </w:r>
        <w:r w:rsidRPr="00BD6A56" w:rsidDel="00E90F1F">
          <w:rPr>
            <w:rStyle w:val="Hyperlink"/>
          </w:rPr>
          <w:delText>http://team-cymru.com/</w:delText>
        </w:r>
        <w:r w:rsidDel="00E90F1F">
          <w:rPr>
            <w:rStyle w:val="Hyperlink"/>
          </w:rPr>
          <w:fldChar w:fldCharType="end"/>
        </w:r>
        <w:r w:rsidDel="00E90F1F">
          <w:delText xml:space="preserve"> </w:delText>
        </w:r>
      </w:del>
    </w:p>
  </w:footnote>
  <w:footnote w:id="13">
    <w:p w14:paraId="56B82068" w14:textId="77777777" w:rsidR="00A02B36" w:rsidDel="00783610" w:rsidRDefault="00A02B36" w:rsidP="004B7F84">
      <w:pPr>
        <w:pStyle w:val="FootnoteText"/>
        <w:spacing w:line="240" w:lineRule="auto"/>
        <w:rPr>
          <w:del w:id="592" w:author="Name Required" w:date="2015-03-22T19:31:00Z"/>
        </w:rPr>
      </w:pPr>
      <w:del w:id="593" w:author="Name Required" w:date="2015-03-22T19:31:00Z">
        <w:r w:rsidDel="00783610">
          <w:rPr>
            <w:rStyle w:val="FootnoteReference"/>
          </w:rPr>
          <w:footnoteRef/>
        </w:r>
        <w:r w:rsidDel="00783610">
          <w:delText xml:space="preserve"> See </w:delText>
        </w:r>
        <w:r w:rsidRPr="00917DEE" w:rsidDel="00783610">
          <w:delText xml:space="preserve">The Honeynet Project. Fast-Flux Service Networks. </w:delText>
        </w:r>
        <w:r w:rsidDel="00783610">
          <w:fldChar w:fldCharType="begin"/>
        </w:r>
        <w:r w:rsidDel="00783610">
          <w:delInstrText xml:space="preserve"> HYPERLINK "http://www.honeynet.org/papers/ff/" </w:delInstrText>
        </w:r>
        <w:r w:rsidDel="00783610">
          <w:fldChar w:fldCharType="separate"/>
        </w:r>
        <w:r w:rsidRPr="009E000A" w:rsidDel="00783610">
          <w:rPr>
            <w:rStyle w:val="Hyperlink"/>
          </w:rPr>
          <w:delText>http://www.honeynet.org/papers/ff/</w:delText>
        </w:r>
        <w:r w:rsidDel="00783610">
          <w:rPr>
            <w:rStyle w:val="Hyperlink"/>
          </w:rPr>
          <w:fldChar w:fldCharType="end"/>
        </w:r>
        <w:r w:rsidRPr="00917DEE" w:rsidDel="00783610">
          <w:delText>, July 2007</w:delText>
        </w:r>
        <w:r w:rsidDel="00783610">
          <w:delText xml:space="preserve">, and </w:delText>
        </w:r>
        <w:r w:rsidRPr="00917DEE" w:rsidDel="00783610">
          <w:delText xml:space="preserve">T. Holz, C. Gorecki, and F. Freiling. Detection and mitigation of fast-flux service networks. In </w:delText>
        </w:r>
        <w:r w:rsidDel="00783610">
          <w:delText xml:space="preserve">Proceedings of NDSS 2008, </w:delText>
        </w:r>
        <w:r w:rsidDel="00783610">
          <w:fldChar w:fldCharType="begin"/>
        </w:r>
        <w:r w:rsidDel="00783610">
          <w:delInstrText xml:space="preserve"> HYPERLINK "http://www.isoc.org/isoc/conferences/ndss/08/papers/16_measuring_and_detecting.pdf" </w:delInstrText>
        </w:r>
        <w:r w:rsidDel="00783610">
          <w:fldChar w:fldCharType="separate"/>
        </w:r>
        <w:r w:rsidRPr="009E000A" w:rsidDel="00783610">
          <w:rPr>
            <w:rStyle w:val="Hyperlink"/>
          </w:rPr>
          <w:delText>http://www.isoc.org/isoc/conferences/ndss/08/papers/16_measuring_and_detecting.pdf</w:delText>
        </w:r>
        <w:r w:rsidDel="00783610">
          <w:rPr>
            <w:rStyle w:val="Hyperlink"/>
          </w:rPr>
          <w:fldChar w:fldCharType="end"/>
        </w:r>
        <w:r w:rsidDel="00783610">
          <w:delText xml:space="preserve"> </w:delText>
        </w:r>
      </w:del>
    </w:p>
  </w:footnote>
  <w:footnote w:id="14">
    <w:p w14:paraId="6CD2E03F" w14:textId="5307961E" w:rsidR="00A02B36" w:rsidDel="009F1C3B" w:rsidRDefault="00A02B36">
      <w:pPr>
        <w:pStyle w:val="FootnoteText"/>
        <w:rPr>
          <w:del w:id="724" w:author="Name Required" w:date="2015-04-08T17:37:00Z"/>
        </w:rPr>
      </w:pPr>
      <w:del w:id="725" w:author="Name Required" w:date="2015-04-08T17:37:00Z">
        <w:r w:rsidDel="009F1C3B">
          <w:rPr>
            <w:rStyle w:val="FootnoteReference"/>
          </w:rPr>
          <w:footnoteRef/>
        </w:r>
        <w:r w:rsidDel="009F1C3B">
          <w:delText xml:space="preserve"> </w:delText>
        </w:r>
        <w:r w:rsidDel="009F1C3B">
          <w:fldChar w:fldCharType="begin"/>
        </w:r>
        <w:r w:rsidDel="009F1C3B">
          <w:delInstrText xml:space="preserve"> HYPERLINK "https://github.com/blackfist/CIFGlue" </w:delInstrText>
        </w:r>
        <w:r w:rsidDel="009F1C3B">
          <w:fldChar w:fldCharType="separate"/>
        </w:r>
        <w:r w:rsidRPr="00BD6A56" w:rsidDel="009F1C3B">
          <w:rPr>
            <w:rStyle w:val="Hyperlink"/>
          </w:rPr>
          <w:delText>https://github.com/blackfist/CIFGlue</w:delText>
        </w:r>
        <w:r w:rsidDel="009F1C3B">
          <w:rPr>
            <w:rStyle w:val="Hyperlink"/>
          </w:rPr>
          <w:fldChar w:fldCharType="end"/>
        </w:r>
        <w:r w:rsidDel="009F1C3B">
          <w:delText xml:space="preserve"> </w:delText>
        </w:r>
      </w:del>
    </w:p>
  </w:footnote>
  <w:footnote w:id="15">
    <w:p w14:paraId="6088E4B0" w14:textId="4E895FB3" w:rsidR="00A02B36" w:rsidDel="009F1C3B" w:rsidRDefault="00A02B36">
      <w:pPr>
        <w:pStyle w:val="FootnoteText"/>
        <w:rPr>
          <w:del w:id="748" w:author="Name Required" w:date="2015-04-08T17:37:00Z"/>
        </w:rPr>
      </w:pPr>
      <w:del w:id="749" w:author="Name Required" w:date="2015-04-08T17:37:00Z">
        <w:r w:rsidDel="009F1C3B">
          <w:rPr>
            <w:rStyle w:val="FootnoteReference"/>
          </w:rPr>
          <w:footnoteRef/>
        </w:r>
        <w:r w:rsidDel="009F1C3B">
          <w:delText xml:space="preserve"> </w:delText>
        </w:r>
        <w:r w:rsidDel="009F1C3B">
          <w:fldChar w:fldCharType="begin"/>
        </w:r>
        <w:r w:rsidDel="009F1C3B">
          <w:delInstrText xml:space="preserve"> HYPERLINK "http://www.team-cymru.org/" </w:delInstrText>
        </w:r>
        <w:r w:rsidDel="009F1C3B">
          <w:fldChar w:fldCharType="separate"/>
        </w:r>
        <w:r w:rsidRPr="009E000A" w:rsidDel="009F1C3B">
          <w:rPr>
            <w:rStyle w:val="Hyperlink"/>
          </w:rPr>
          <w:delText>http://www.team-cymru.org/</w:delText>
        </w:r>
        <w:r w:rsidDel="009F1C3B">
          <w:rPr>
            <w:rStyle w:val="Hyperlink"/>
          </w:rPr>
          <w:fldChar w:fldCharType="end"/>
        </w:r>
        <w:r w:rsidDel="009F1C3B">
          <w:delText xml:space="preserve"> </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B63CE" w14:textId="71C91F87" w:rsidR="00A02B36" w:rsidRDefault="00A02B36" w:rsidP="00E97C9C">
    <w:pPr>
      <w:pStyle w:val="Header"/>
      <w:spacing w:before="0" w:after="0"/>
      <w:jc w:val="center"/>
    </w:pPr>
    <w:r>
      <w:rPr>
        <w:b/>
      </w:rPr>
      <w:t>DIMS System Requirements and Concept of Operations</w:t>
    </w:r>
  </w:p>
  <w:p w14:paraId="7421461C" w14:textId="3990D478" w:rsidR="00A02B36" w:rsidRDefault="00A02B36" w:rsidP="00734224">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43318" w14:textId="77777777" w:rsidR="00A02B36" w:rsidRDefault="00A02B36" w:rsidP="00565D26">
    <w:pPr>
      <w:pStyle w:val="Header"/>
      <w:spacing w:before="0" w:after="0"/>
      <w:jc w:val="center"/>
    </w:pPr>
    <w:r>
      <w:rPr>
        <w:b/>
      </w:rPr>
      <w:t>DIMS System Requirements and Concept of Operations</w:t>
    </w:r>
  </w:p>
  <w:p w14:paraId="0E416514" w14:textId="77777777" w:rsidR="00A02B36" w:rsidRDefault="00A02B36" w:rsidP="00734224">
    <w:pPr>
      <w:pStyle w:val="Header"/>
      <w:spacing w:before="0" w:after="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CAB3A" w14:textId="45A42A96" w:rsidR="00A02B36" w:rsidRDefault="00A02B36" w:rsidP="00181DF4">
    <w:pPr>
      <w:pStyle w:val="Header"/>
      <w:spacing w:before="0" w:after="0"/>
      <w:jc w:val="center"/>
    </w:pPr>
    <w:r>
      <w:rPr>
        <w:b/>
      </w:rPr>
      <w:t>DIMS System Requirements and Concept of Operations</w:t>
    </w:r>
  </w:p>
  <w:p w14:paraId="16AB5349" w14:textId="559AF664" w:rsidR="00A02B36" w:rsidRDefault="00A02B36" w:rsidP="00734224">
    <w:pPr>
      <w:pStyle w:val="Header"/>
      <w:spacing w:before="0" w:after="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28EE4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5814851C"/>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47AC0906"/>
    <w:lvl w:ilvl="0">
      <w:start w:val="1"/>
      <w:numFmt w:val="decimal"/>
      <w:pStyle w:val="ListNumber2"/>
      <w:lvlText w:val="%1."/>
      <w:lvlJc w:val="left"/>
      <w:pPr>
        <w:tabs>
          <w:tab w:val="num" w:pos="720"/>
        </w:tabs>
        <w:ind w:left="720" w:hanging="360"/>
      </w:pPr>
    </w:lvl>
  </w:abstractNum>
  <w:abstractNum w:abstractNumId="3">
    <w:nsid w:val="FFFFFF82"/>
    <w:multiLevelType w:val="singleLevel"/>
    <w:tmpl w:val="374CE79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5414FFE4"/>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055C5983"/>
    <w:multiLevelType w:val="multilevel"/>
    <w:tmpl w:val="32DA3A60"/>
    <w:lvl w:ilvl="0">
      <w:start w:val="1"/>
      <w:numFmt w:val="upperLetter"/>
      <w:lvlText w:val="Section %1."/>
      <w:lvlJc w:val="left"/>
      <w:pPr>
        <w:tabs>
          <w:tab w:val="num" w:pos="1080"/>
        </w:tabs>
        <w:ind w:left="0" w:firstLine="0"/>
      </w:pPr>
      <w:rPr>
        <w:rFonts w:ascii="Arial Bold" w:hAnsi="Arial Bold" w:hint="default"/>
        <w:b/>
      </w:rPr>
    </w:lvl>
    <w:lvl w:ilvl="1">
      <w:start w:val="1"/>
      <w:numFmt w:val="decimal"/>
      <w:lvlText w:val="%2."/>
      <w:lvlJc w:val="left"/>
      <w:pPr>
        <w:tabs>
          <w:tab w:val="num" w:pos="360"/>
        </w:tabs>
        <w:ind w:left="360" w:firstLine="0"/>
      </w:pPr>
      <w:rPr>
        <w:rFonts w:hint="default"/>
        <w:b w:val="0"/>
      </w:rPr>
    </w:lvl>
    <w:lvl w:ilvl="2">
      <w:start w:val="1"/>
      <w:numFmt w:val="lowerLetter"/>
      <w:pStyle w:val="ListParagraph"/>
      <w:lvlText w:val="%3."/>
      <w:lvlJc w:val="left"/>
      <w:pPr>
        <w:tabs>
          <w:tab w:val="num" w:pos="2160"/>
        </w:tabs>
        <w:ind w:left="2160" w:hanging="360"/>
      </w:pPr>
      <w:rPr>
        <w:rFonts w:hint="default"/>
      </w:rPr>
    </w:lvl>
    <w:lvl w:ilvl="3">
      <w:start w:val="1"/>
      <w:numFmt w:val="decimal"/>
      <w:pStyle w:val="TOC2"/>
      <w:isLgl/>
      <w:lvlText w:val="(%4)"/>
      <w:lvlJc w:val="left"/>
      <w:pPr>
        <w:tabs>
          <w:tab w:val="num" w:pos="2520"/>
        </w:tabs>
        <w:ind w:left="2520" w:hanging="360"/>
      </w:pPr>
      <w:rPr>
        <w:rFonts w:hint="default"/>
      </w:rPr>
    </w:lvl>
    <w:lvl w:ilvl="4">
      <w:start w:val="1"/>
      <w:numFmt w:val="decimal"/>
      <w:lvlText w:val="%5."/>
      <w:lvlJc w:val="left"/>
      <w:pPr>
        <w:tabs>
          <w:tab w:val="num" w:pos="2664"/>
        </w:tabs>
        <w:ind w:left="0" w:firstLine="2304"/>
      </w:pPr>
      <w:rPr>
        <w:rFonts w:hint="default"/>
      </w:rPr>
    </w:lvl>
    <w:lvl w:ilvl="5">
      <w:start w:val="1"/>
      <w:numFmt w:val="lowerLetter"/>
      <w:lvlText w:val="%6."/>
      <w:lvlJc w:val="left"/>
      <w:pPr>
        <w:tabs>
          <w:tab w:val="num" w:pos="3240"/>
        </w:tabs>
        <w:ind w:left="0" w:firstLine="2880"/>
      </w:pPr>
      <w:rPr>
        <w:rFonts w:hint="default"/>
      </w:rPr>
    </w:lvl>
    <w:lvl w:ilvl="6">
      <w:start w:val="1"/>
      <w:numFmt w:val="decimal"/>
      <w:lvlText w:val="(%7)"/>
      <w:lvlJc w:val="left"/>
      <w:pPr>
        <w:tabs>
          <w:tab w:val="num" w:pos="3816"/>
        </w:tabs>
        <w:ind w:left="0" w:firstLine="3456"/>
      </w:pPr>
      <w:rPr>
        <w:rFonts w:hint="default"/>
      </w:rPr>
    </w:lvl>
    <w:lvl w:ilvl="7">
      <w:start w:val="1"/>
      <w:numFmt w:val="lowerLetter"/>
      <w:lvlText w:val="(%8)"/>
      <w:lvlJc w:val="left"/>
      <w:pPr>
        <w:tabs>
          <w:tab w:val="num" w:pos="4392"/>
        </w:tabs>
        <w:ind w:left="0" w:firstLine="4032"/>
      </w:pPr>
      <w:rPr>
        <w:rFonts w:hint="default"/>
      </w:rPr>
    </w:lvl>
    <w:lvl w:ilvl="8">
      <w:start w:val="1"/>
      <w:numFmt w:val="decimal"/>
      <w:lvlText w:val="%9."/>
      <w:lvlJc w:val="left"/>
      <w:pPr>
        <w:tabs>
          <w:tab w:val="num" w:pos="4968"/>
        </w:tabs>
        <w:ind w:left="0" w:firstLine="4608"/>
      </w:pPr>
      <w:rPr>
        <w:rFonts w:hint="default"/>
      </w:rPr>
    </w:lvl>
  </w:abstractNum>
  <w:abstractNum w:abstractNumId="6">
    <w:nsid w:val="08361D57"/>
    <w:multiLevelType w:val="hybridMultilevel"/>
    <w:tmpl w:val="A0B0F312"/>
    <w:lvl w:ilvl="0" w:tplc="BF62C65E">
      <w:start w:val="1"/>
      <w:numFmt w:val="decimal"/>
      <w:lvlText w:val="%1."/>
      <w:lvlJc w:val="left"/>
      <w:pPr>
        <w:ind w:left="1166" w:hanging="360"/>
      </w:pPr>
      <w:rPr>
        <w:rFonts w:ascii="Arial" w:hAnsi="Arial" w:hint="default"/>
        <w:sz w:val="20"/>
      </w:rPr>
    </w:lvl>
    <w:lvl w:ilvl="1" w:tplc="04090019">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7">
    <w:nsid w:val="0D151993"/>
    <w:multiLevelType w:val="hybridMultilevel"/>
    <w:tmpl w:val="4010F1C6"/>
    <w:lvl w:ilvl="0" w:tplc="DBDE6FC0">
      <w:start w:val="1"/>
      <w:numFmt w:val="decimal"/>
      <w:pStyle w:val="Revis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A74B5"/>
    <w:multiLevelType w:val="multilevel"/>
    <w:tmpl w:val="0D2C9C0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9">
    <w:nsid w:val="10CA4EE9"/>
    <w:multiLevelType w:val="multilevel"/>
    <w:tmpl w:val="C7966B74"/>
    <w:lvl w:ilvl="0">
      <w:start w:val="1"/>
      <w:numFmt w:val="decimal"/>
      <w:lvlText w:val="3.%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014877"/>
    <w:multiLevelType w:val="hybridMultilevel"/>
    <w:tmpl w:val="E3CC9AE8"/>
    <w:lvl w:ilvl="0" w:tplc="04090001">
      <w:start w:val="1"/>
      <w:numFmt w:val="bullet"/>
      <w:lvlText w:val=""/>
      <w:lvlJc w:val="left"/>
      <w:pPr>
        <w:tabs>
          <w:tab w:val="num" w:pos="720"/>
        </w:tabs>
        <w:ind w:left="720" w:hanging="360"/>
      </w:pPr>
      <w:rPr>
        <w:rFonts w:ascii="Symbol" w:hAnsi="Symbol" w:hint="default"/>
      </w:rPr>
    </w:lvl>
    <w:lvl w:ilvl="1" w:tplc="9246F052">
      <w:start w:val="1"/>
      <w:numFmt w:val="bullet"/>
      <w:lvlText w:val="o"/>
      <w:lvlJc w:val="left"/>
      <w:pPr>
        <w:tabs>
          <w:tab w:val="num" w:pos="1440"/>
        </w:tabs>
        <w:ind w:left="1440" w:hanging="360"/>
      </w:pPr>
      <w:rPr>
        <w:rFonts w:ascii="Courier New" w:hAnsi="Courier New" w:hint="default"/>
        <w:b w:val="0"/>
        <w:i w:val="0"/>
        <w:color w:val="auto"/>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C1C25C2"/>
    <w:multiLevelType w:val="multilevel"/>
    <w:tmpl w:val="48927948"/>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2.%3"/>
      <w:lvlJc w:val="left"/>
      <w:pPr>
        <w:tabs>
          <w:tab w:val="num" w:pos="720"/>
        </w:tabs>
        <w:ind w:left="72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2">
    <w:nsid w:val="1D1C6F48"/>
    <w:multiLevelType w:val="hybridMultilevel"/>
    <w:tmpl w:val="EB0235D6"/>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912C54"/>
    <w:multiLevelType w:val="hybridMultilevel"/>
    <w:tmpl w:val="98C07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0809E1"/>
    <w:multiLevelType w:val="multilevel"/>
    <w:tmpl w:val="D3365276"/>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3.1"/>
      <w:lvlJc w:val="left"/>
      <w:pPr>
        <w:tabs>
          <w:tab w:val="num" w:pos="1170"/>
        </w:tabs>
        <w:ind w:left="117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5">
    <w:nsid w:val="25404F2C"/>
    <w:multiLevelType w:val="hybridMultilevel"/>
    <w:tmpl w:val="15083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307E0"/>
    <w:multiLevelType w:val="hybridMultilevel"/>
    <w:tmpl w:val="AE44EEB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7">
    <w:nsid w:val="2F7F4520"/>
    <w:multiLevelType w:val="hybridMultilevel"/>
    <w:tmpl w:val="497C9D2E"/>
    <w:lvl w:ilvl="0" w:tplc="0409001B">
      <w:start w:val="1"/>
      <w:numFmt w:val="lowerRoman"/>
      <w:lvlText w:val="%1."/>
      <w:lvlJc w:val="right"/>
      <w:pPr>
        <w:ind w:left="806" w:hanging="360"/>
      </w:pPr>
      <w:rPr>
        <w:rFonts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8">
    <w:nsid w:val="31AA7F9E"/>
    <w:multiLevelType w:val="hybridMultilevel"/>
    <w:tmpl w:val="64C8E0CA"/>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9">
    <w:nsid w:val="3549798D"/>
    <w:multiLevelType w:val="hybridMultilevel"/>
    <w:tmpl w:val="EF28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E63253"/>
    <w:multiLevelType w:val="hybridMultilevel"/>
    <w:tmpl w:val="9BC20BBA"/>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F25056"/>
    <w:multiLevelType w:val="singleLevel"/>
    <w:tmpl w:val="7C7C2D18"/>
    <w:lvl w:ilvl="0">
      <w:start w:val="1"/>
      <w:numFmt w:val="bullet"/>
      <w:pStyle w:val="Header"/>
      <w:lvlText w:val=""/>
      <w:lvlJc w:val="left"/>
      <w:pPr>
        <w:tabs>
          <w:tab w:val="num" w:pos="1800"/>
        </w:tabs>
        <w:ind w:left="1800" w:hanging="360"/>
      </w:pPr>
      <w:rPr>
        <w:rFonts w:ascii="Symbol" w:hAnsi="Symbol" w:hint="default"/>
      </w:rPr>
    </w:lvl>
  </w:abstractNum>
  <w:abstractNum w:abstractNumId="22">
    <w:nsid w:val="50691A13"/>
    <w:multiLevelType w:val="hybridMultilevel"/>
    <w:tmpl w:val="094E3F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Bold"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Bold"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Bold"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A301C87"/>
    <w:multiLevelType w:val="hybridMultilevel"/>
    <w:tmpl w:val="28F80576"/>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4">
    <w:nsid w:val="63BE4985"/>
    <w:multiLevelType w:val="multilevel"/>
    <w:tmpl w:val="B58E7B7E"/>
    <w:lvl w:ilvl="0">
      <w:start w:val="2"/>
      <w:numFmt w:val="decimal"/>
      <w:lvlText w:val="%1"/>
      <w:lvlJc w:val="left"/>
      <w:pPr>
        <w:tabs>
          <w:tab w:val="num" w:pos="480"/>
        </w:tabs>
        <w:ind w:left="480" w:hanging="480"/>
      </w:pPr>
      <w:rPr>
        <w:rFonts w:hint="default"/>
        <w:b/>
      </w:rPr>
    </w:lvl>
    <w:lvl w:ilvl="1">
      <w:start w:val="4"/>
      <w:numFmt w:val="decimal"/>
      <w:lvlText w:val="%1.%2"/>
      <w:lvlJc w:val="left"/>
      <w:pPr>
        <w:tabs>
          <w:tab w:val="num" w:pos="480"/>
        </w:tabs>
        <w:ind w:left="480" w:hanging="480"/>
      </w:pPr>
      <w:rPr>
        <w:rFonts w:hint="default"/>
        <w:b/>
      </w:rPr>
    </w:lvl>
    <w:lvl w:ilvl="2">
      <w:start w:val="1"/>
      <w:numFmt w:val="decimal"/>
      <w:lvlText w:val="%1.%2.%3"/>
      <w:lvlJc w:val="left"/>
      <w:pPr>
        <w:tabs>
          <w:tab w:val="num" w:pos="2160"/>
        </w:tabs>
        <w:ind w:left="2160" w:hanging="720"/>
      </w:pPr>
      <w:rPr>
        <w:rFonts w:hint="default"/>
        <w:b w:val="0"/>
        <w:i w:val="0"/>
      </w:rPr>
    </w:lvl>
    <w:lvl w:ilvl="3">
      <w:start w:val="1"/>
      <w:numFmt w:val="decimal"/>
      <w:lvlText w:val="%1.%2.%3.%4"/>
      <w:lvlJc w:val="left"/>
      <w:pPr>
        <w:tabs>
          <w:tab w:val="num" w:pos="2484"/>
        </w:tabs>
        <w:ind w:left="2484" w:hanging="1080"/>
      </w:pPr>
      <w:rPr>
        <w:rFonts w:hint="default"/>
        <w:b w:val="0"/>
        <w:i w:val="0"/>
      </w:rPr>
    </w:lvl>
    <w:lvl w:ilvl="4">
      <w:start w:val="1"/>
      <w:numFmt w:val="decimal"/>
      <w:lvlText w:val="%1.%2.%3.%4.%5"/>
      <w:lvlJc w:val="left"/>
      <w:pPr>
        <w:tabs>
          <w:tab w:val="num" w:pos="2952"/>
        </w:tabs>
        <w:ind w:left="2952" w:hanging="1080"/>
      </w:pPr>
      <w:rPr>
        <w:rFonts w:hint="default"/>
        <w:b/>
      </w:rPr>
    </w:lvl>
    <w:lvl w:ilvl="5">
      <w:start w:val="1"/>
      <w:numFmt w:val="decimal"/>
      <w:lvlText w:val="%1.%2.%3.%4.%5.%6"/>
      <w:lvlJc w:val="left"/>
      <w:pPr>
        <w:tabs>
          <w:tab w:val="num" w:pos="3780"/>
        </w:tabs>
        <w:ind w:left="3780" w:hanging="1440"/>
      </w:pPr>
      <w:rPr>
        <w:rFonts w:hint="default"/>
        <w:b/>
      </w:rPr>
    </w:lvl>
    <w:lvl w:ilvl="6">
      <w:start w:val="1"/>
      <w:numFmt w:val="decimal"/>
      <w:lvlText w:val="%1.%2.%3.%4.%5.%6.%7"/>
      <w:lvlJc w:val="left"/>
      <w:pPr>
        <w:tabs>
          <w:tab w:val="num" w:pos="4248"/>
        </w:tabs>
        <w:ind w:left="4248" w:hanging="1440"/>
      </w:pPr>
      <w:rPr>
        <w:rFonts w:hint="default"/>
        <w:b/>
      </w:rPr>
    </w:lvl>
    <w:lvl w:ilvl="7">
      <w:start w:val="1"/>
      <w:numFmt w:val="decimal"/>
      <w:lvlText w:val="%1.%2.%3.%4.%5.%6.%7.%8"/>
      <w:lvlJc w:val="left"/>
      <w:pPr>
        <w:tabs>
          <w:tab w:val="num" w:pos="5076"/>
        </w:tabs>
        <w:ind w:left="5076" w:hanging="1800"/>
      </w:pPr>
      <w:rPr>
        <w:rFonts w:hint="default"/>
        <w:b/>
      </w:rPr>
    </w:lvl>
    <w:lvl w:ilvl="8">
      <w:start w:val="1"/>
      <w:numFmt w:val="decimal"/>
      <w:lvlText w:val="%1.%2.%3.%4.%5.%6.%7.%8.%9"/>
      <w:lvlJc w:val="left"/>
      <w:pPr>
        <w:tabs>
          <w:tab w:val="num" w:pos="5544"/>
        </w:tabs>
        <w:ind w:left="5544" w:hanging="1800"/>
      </w:pPr>
      <w:rPr>
        <w:rFonts w:hint="default"/>
        <w:b/>
      </w:rPr>
    </w:lvl>
  </w:abstractNum>
  <w:abstractNum w:abstractNumId="25">
    <w:nsid w:val="6657657D"/>
    <w:multiLevelType w:val="multilevel"/>
    <w:tmpl w:val="8B4C5E84"/>
    <w:lvl w:ilvl="0">
      <w:start w:val="1"/>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2"/>
      <w:numFmt w:val="none"/>
      <w:lvlText w:val="3.3.2"/>
      <w:lvlJc w:val="left"/>
      <w:pPr>
        <w:ind w:left="954" w:hanging="504"/>
      </w:pPr>
      <w:rPr>
        <w:rFonts w:hint="default"/>
        <w:b w:val="0"/>
        <w:i w:val="0"/>
        <w:sz w:val="20"/>
        <w:szCs w:val="20"/>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26">
    <w:nsid w:val="676F522B"/>
    <w:multiLevelType w:val="hybridMultilevel"/>
    <w:tmpl w:val="0A0E15E2"/>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7">
    <w:nsid w:val="6AD54BD1"/>
    <w:multiLevelType w:val="hybridMultilevel"/>
    <w:tmpl w:val="BB809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A92390"/>
    <w:multiLevelType w:val="hybridMultilevel"/>
    <w:tmpl w:val="1020D89E"/>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9">
    <w:nsid w:val="70374AAF"/>
    <w:multiLevelType w:val="multilevel"/>
    <w:tmpl w:val="84866A4E"/>
    <w:lvl w:ilvl="0">
      <w:start w:val="1"/>
      <w:numFmt w:val="decimal"/>
      <w:lvlText w:val="%1."/>
      <w:lvlJc w:val="left"/>
      <w:pPr>
        <w:ind w:left="360" w:hanging="360"/>
      </w:pPr>
      <w:rPr>
        <w:rFonts w:hint="default"/>
      </w:rPr>
    </w:lvl>
    <w:lvl w:ilvl="1">
      <w:start w:val="2"/>
      <w:numFmt w:val="decimal"/>
      <w:lvlText w:val="2.%2."/>
      <w:lvlJc w:val="left"/>
      <w:pPr>
        <w:ind w:left="43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1C26BBB"/>
    <w:multiLevelType w:val="multilevel"/>
    <w:tmpl w:val="D9927138"/>
    <w:lvl w:ilvl="0">
      <w:start w:val="3"/>
      <w:numFmt w:val="decimal"/>
      <w:lvlText w:val="2.%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11"/>
  </w:num>
  <w:num w:numId="3">
    <w:abstractNumId w:val="8"/>
  </w:num>
  <w:num w:numId="4">
    <w:abstractNumId w:val="21"/>
  </w:num>
  <w:num w:numId="5">
    <w:abstractNumId w:val="10"/>
  </w:num>
  <w:num w:numId="6">
    <w:abstractNumId w:val="5"/>
  </w:num>
  <w:num w:numId="7">
    <w:abstractNumId w:val="22"/>
  </w:num>
  <w:num w:numId="8">
    <w:abstractNumId w:val="7"/>
  </w:num>
  <w:num w:numId="9">
    <w:abstractNumId w:val="6"/>
  </w:num>
  <w:num w:numId="10">
    <w:abstractNumId w:val="13"/>
  </w:num>
  <w:num w:numId="11">
    <w:abstractNumId w:val="16"/>
  </w:num>
  <w:num w:numId="12">
    <w:abstractNumId w:val="4"/>
  </w:num>
  <w:num w:numId="13">
    <w:abstractNumId w:val="3"/>
  </w:num>
  <w:num w:numId="14">
    <w:abstractNumId w:val="2"/>
  </w:num>
  <w:num w:numId="15">
    <w:abstractNumId w:val="1"/>
  </w:num>
  <w:num w:numId="16">
    <w:abstractNumId w:val="26"/>
  </w:num>
  <w:num w:numId="17">
    <w:abstractNumId w:val="15"/>
  </w:num>
  <w:num w:numId="18">
    <w:abstractNumId w:val="19"/>
  </w:num>
  <w:num w:numId="19">
    <w:abstractNumId w:val="27"/>
  </w:num>
  <w:num w:numId="20">
    <w:abstractNumId w:val="14"/>
  </w:num>
  <w:num w:numId="21">
    <w:abstractNumId w:val="25"/>
  </w:num>
  <w:num w:numId="22">
    <w:abstractNumId w:val="29"/>
  </w:num>
  <w:num w:numId="23">
    <w:abstractNumId w:val="30"/>
  </w:num>
  <w:num w:numId="24">
    <w:abstractNumId w:val="9"/>
  </w:num>
  <w:num w:numId="25">
    <w:abstractNumId w:val="20"/>
  </w:num>
  <w:num w:numId="26">
    <w:abstractNumId w:val="12"/>
  </w:num>
  <w:num w:numId="27">
    <w:abstractNumId w:val="28"/>
  </w:num>
  <w:num w:numId="28">
    <w:abstractNumId w:val="18"/>
  </w:num>
  <w:num w:numId="29">
    <w:abstractNumId w:val="23"/>
  </w:num>
  <w:num w:numId="30">
    <w:abstractNumId w:val="17"/>
  </w:num>
  <w:num w:numId="31">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evenAndOddHeaders/>
  <w:drawingGridHorizontalSpacing w:val="120"/>
  <w:drawingGridVerticalSpacing w:val="120"/>
  <w:displayVerticalDrawingGridEvery w:val="0"/>
  <w:doNotUseMarginsForDrawingGridOrigin/>
  <w:characterSpacingControl w:val="doNotCompress"/>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8A4"/>
    <w:rsid w:val="000074AD"/>
    <w:rsid w:val="00016BB5"/>
    <w:rsid w:val="00017E62"/>
    <w:rsid w:val="00022F58"/>
    <w:rsid w:val="0002320D"/>
    <w:rsid w:val="00025CE3"/>
    <w:rsid w:val="0004125A"/>
    <w:rsid w:val="000473B5"/>
    <w:rsid w:val="000565BD"/>
    <w:rsid w:val="0006030C"/>
    <w:rsid w:val="000725E9"/>
    <w:rsid w:val="0008268C"/>
    <w:rsid w:val="00086A80"/>
    <w:rsid w:val="00092689"/>
    <w:rsid w:val="0009520C"/>
    <w:rsid w:val="000A27FD"/>
    <w:rsid w:val="000A6E9A"/>
    <w:rsid w:val="000B04D2"/>
    <w:rsid w:val="000C51B8"/>
    <w:rsid w:val="000D5155"/>
    <w:rsid w:val="000D7712"/>
    <w:rsid w:val="000E0E5B"/>
    <w:rsid w:val="00104FC4"/>
    <w:rsid w:val="00107897"/>
    <w:rsid w:val="001204BB"/>
    <w:rsid w:val="00123628"/>
    <w:rsid w:val="00132567"/>
    <w:rsid w:val="00136D8E"/>
    <w:rsid w:val="001429C1"/>
    <w:rsid w:val="0015068C"/>
    <w:rsid w:val="00150932"/>
    <w:rsid w:val="00153AA1"/>
    <w:rsid w:val="00156CCA"/>
    <w:rsid w:val="00171283"/>
    <w:rsid w:val="00171C9A"/>
    <w:rsid w:val="00173A5B"/>
    <w:rsid w:val="001740FE"/>
    <w:rsid w:val="00181DF4"/>
    <w:rsid w:val="001832EE"/>
    <w:rsid w:val="0019276F"/>
    <w:rsid w:val="001A3084"/>
    <w:rsid w:val="001A53FF"/>
    <w:rsid w:val="001C3247"/>
    <w:rsid w:val="001D571B"/>
    <w:rsid w:val="001D6937"/>
    <w:rsid w:val="001F174C"/>
    <w:rsid w:val="001F1BA5"/>
    <w:rsid w:val="002143F7"/>
    <w:rsid w:val="00214A67"/>
    <w:rsid w:val="0021647A"/>
    <w:rsid w:val="00221A5C"/>
    <w:rsid w:val="00224C09"/>
    <w:rsid w:val="002314BE"/>
    <w:rsid w:val="002422B5"/>
    <w:rsid w:val="002435D0"/>
    <w:rsid w:val="00245938"/>
    <w:rsid w:val="002563AF"/>
    <w:rsid w:val="002754C6"/>
    <w:rsid w:val="00284F61"/>
    <w:rsid w:val="00290923"/>
    <w:rsid w:val="00295FCD"/>
    <w:rsid w:val="002A23CB"/>
    <w:rsid w:val="002B4EC6"/>
    <w:rsid w:val="002C0A7B"/>
    <w:rsid w:val="002C66F2"/>
    <w:rsid w:val="002C6CD7"/>
    <w:rsid w:val="002D6F3E"/>
    <w:rsid w:val="002E131B"/>
    <w:rsid w:val="002F6933"/>
    <w:rsid w:val="0031370E"/>
    <w:rsid w:val="00324492"/>
    <w:rsid w:val="00330643"/>
    <w:rsid w:val="00335150"/>
    <w:rsid w:val="003502CD"/>
    <w:rsid w:val="00355884"/>
    <w:rsid w:val="00377FA1"/>
    <w:rsid w:val="003827A0"/>
    <w:rsid w:val="003863C1"/>
    <w:rsid w:val="00391694"/>
    <w:rsid w:val="003916AB"/>
    <w:rsid w:val="003A1087"/>
    <w:rsid w:val="003B39A7"/>
    <w:rsid w:val="003B3FE2"/>
    <w:rsid w:val="003B6FB7"/>
    <w:rsid w:val="003D4760"/>
    <w:rsid w:val="003D75F0"/>
    <w:rsid w:val="003E4119"/>
    <w:rsid w:val="003F791D"/>
    <w:rsid w:val="00403124"/>
    <w:rsid w:val="00403F6E"/>
    <w:rsid w:val="0040675D"/>
    <w:rsid w:val="00413638"/>
    <w:rsid w:val="00415BA6"/>
    <w:rsid w:val="00425198"/>
    <w:rsid w:val="0042587E"/>
    <w:rsid w:val="00427149"/>
    <w:rsid w:val="00430479"/>
    <w:rsid w:val="00434159"/>
    <w:rsid w:val="00435FF9"/>
    <w:rsid w:val="004378A4"/>
    <w:rsid w:val="004703B0"/>
    <w:rsid w:val="00475559"/>
    <w:rsid w:val="00490CBD"/>
    <w:rsid w:val="004A15DC"/>
    <w:rsid w:val="004A2979"/>
    <w:rsid w:val="004A5D11"/>
    <w:rsid w:val="004B2D1E"/>
    <w:rsid w:val="004B7AAA"/>
    <w:rsid w:val="004B7F84"/>
    <w:rsid w:val="004C14BB"/>
    <w:rsid w:val="004C44E6"/>
    <w:rsid w:val="004D5623"/>
    <w:rsid w:val="004D5667"/>
    <w:rsid w:val="004E307B"/>
    <w:rsid w:val="004E3953"/>
    <w:rsid w:val="004F0050"/>
    <w:rsid w:val="004F68C2"/>
    <w:rsid w:val="00505E20"/>
    <w:rsid w:val="00522930"/>
    <w:rsid w:val="00522FD3"/>
    <w:rsid w:val="00523CD5"/>
    <w:rsid w:val="00545D7C"/>
    <w:rsid w:val="00547CF4"/>
    <w:rsid w:val="0055317A"/>
    <w:rsid w:val="00555F5C"/>
    <w:rsid w:val="005609BF"/>
    <w:rsid w:val="00565D26"/>
    <w:rsid w:val="00574230"/>
    <w:rsid w:val="005871C2"/>
    <w:rsid w:val="00590949"/>
    <w:rsid w:val="00591E51"/>
    <w:rsid w:val="00592694"/>
    <w:rsid w:val="005B0F1F"/>
    <w:rsid w:val="005B16BA"/>
    <w:rsid w:val="005B2837"/>
    <w:rsid w:val="005B2E55"/>
    <w:rsid w:val="005D23C0"/>
    <w:rsid w:val="005D3286"/>
    <w:rsid w:val="005E017F"/>
    <w:rsid w:val="005F04D4"/>
    <w:rsid w:val="005F3BB8"/>
    <w:rsid w:val="00604E3C"/>
    <w:rsid w:val="006079AE"/>
    <w:rsid w:val="0061166A"/>
    <w:rsid w:val="006117CB"/>
    <w:rsid w:val="006165C7"/>
    <w:rsid w:val="00623029"/>
    <w:rsid w:val="006260EC"/>
    <w:rsid w:val="00626AD4"/>
    <w:rsid w:val="00626EBD"/>
    <w:rsid w:val="006274C5"/>
    <w:rsid w:val="00633872"/>
    <w:rsid w:val="00634392"/>
    <w:rsid w:val="00636DC2"/>
    <w:rsid w:val="00640C4C"/>
    <w:rsid w:val="006508E0"/>
    <w:rsid w:val="00654A24"/>
    <w:rsid w:val="00671ADE"/>
    <w:rsid w:val="00676A75"/>
    <w:rsid w:val="00676B9F"/>
    <w:rsid w:val="00680DB0"/>
    <w:rsid w:val="0068341A"/>
    <w:rsid w:val="00683768"/>
    <w:rsid w:val="00693C5A"/>
    <w:rsid w:val="00693DBA"/>
    <w:rsid w:val="006A0238"/>
    <w:rsid w:val="006A0D40"/>
    <w:rsid w:val="006A1125"/>
    <w:rsid w:val="006A59E4"/>
    <w:rsid w:val="006B019F"/>
    <w:rsid w:val="006C4BF8"/>
    <w:rsid w:val="006C5CF2"/>
    <w:rsid w:val="006C7E54"/>
    <w:rsid w:val="006D2BA2"/>
    <w:rsid w:val="006F36ED"/>
    <w:rsid w:val="006F56C3"/>
    <w:rsid w:val="006F65D8"/>
    <w:rsid w:val="00712BA0"/>
    <w:rsid w:val="00713508"/>
    <w:rsid w:val="007166C1"/>
    <w:rsid w:val="00722711"/>
    <w:rsid w:val="007338E5"/>
    <w:rsid w:val="00734224"/>
    <w:rsid w:val="0075754F"/>
    <w:rsid w:val="00761423"/>
    <w:rsid w:val="00762DDA"/>
    <w:rsid w:val="00764A55"/>
    <w:rsid w:val="007714E8"/>
    <w:rsid w:val="00783610"/>
    <w:rsid w:val="007951F0"/>
    <w:rsid w:val="00795E0E"/>
    <w:rsid w:val="007A0A44"/>
    <w:rsid w:val="007A48EC"/>
    <w:rsid w:val="007A4EE6"/>
    <w:rsid w:val="007A7A1A"/>
    <w:rsid w:val="007B5C52"/>
    <w:rsid w:val="007C0B97"/>
    <w:rsid w:val="007C557A"/>
    <w:rsid w:val="007C5E28"/>
    <w:rsid w:val="007D10C7"/>
    <w:rsid w:val="007D5B62"/>
    <w:rsid w:val="007E4CC5"/>
    <w:rsid w:val="007E5E8B"/>
    <w:rsid w:val="007F10EC"/>
    <w:rsid w:val="007F1325"/>
    <w:rsid w:val="007F226B"/>
    <w:rsid w:val="007F54C0"/>
    <w:rsid w:val="007F65B5"/>
    <w:rsid w:val="008028C6"/>
    <w:rsid w:val="0083381C"/>
    <w:rsid w:val="00833FA0"/>
    <w:rsid w:val="00834C58"/>
    <w:rsid w:val="0084352B"/>
    <w:rsid w:val="0085458A"/>
    <w:rsid w:val="00855B1A"/>
    <w:rsid w:val="00872010"/>
    <w:rsid w:val="008746AF"/>
    <w:rsid w:val="008A45E8"/>
    <w:rsid w:val="008A5F49"/>
    <w:rsid w:val="008A6597"/>
    <w:rsid w:val="008A768D"/>
    <w:rsid w:val="008B06B3"/>
    <w:rsid w:val="008B14BD"/>
    <w:rsid w:val="008B2F44"/>
    <w:rsid w:val="008B5117"/>
    <w:rsid w:val="008C619F"/>
    <w:rsid w:val="008D6178"/>
    <w:rsid w:val="008D633E"/>
    <w:rsid w:val="008E1085"/>
    <w:rsid w:val="008E1711"/>
    <w:rsid w:val="008E5BD1"/>
    <w:rsid w:val="008F3EA3"/>
    <w:rsid w:val="0090355A"/>
    <w:rsid w:val="00913185"/>
    <w:rsid w:val="009161E5"/>
    <w:rsid w:val="009222A9"/>
    <w:rsid w:val="00944F74"/>
    <w:rsid w:val="009515A7"/>
    <w:rsid w:val="00957118"/>
    <w:rsid w:val="009607BF"/>
    <w:rsid w:val="00966831"/>
    <w:rsid w:val="0096749B"/>
    <w:rsid w:val="009706EB"/>
    <w:rsid w:val="00992B73"/>
    <w:rsid w:val="009C01EB"/>
    <w:rsid w:val="009C2DB9"/>
    <w:rsid w:val="009C5F91"/>
    <w:rsid w:val="009C68DF"/>
    <w:rsid w:val="009D6094"/>
    <w:rsid w:val="009E4A59"/>
    <w:rsid w:val="009F1977"/>
    <w:rsid w:val="009F1C3B"/>
    <w:rsid w:val="00A02B36"/>
    <w:rsid w:val="00A11AD5"/>
    <w:rsid w:val="00A17B28"/>
    <w:rsid w:val="00A2406C"/>
    <w:rsid w:val="00A27097"/>
    <w:rsid w:val="00A3213C"/>
    <w:rsid w:val="00A363E7"/>
    <w:rsid w:val="00A4567A"/>
    <w:rsid w:val="00A5041E"/>
    <w:rsid w:val="00A7127C"/>
    <w:rsid w:val="00A83494"/>
    <w:rsid w:val="00A84D7D"/>
    <w:rsid w:val="00A90824"/>
    <w:rsid w:val="00AA5665"/>
    <w:rsid w:val="00AA61AC"/>
    <w:rsid w:val="00AB2240"/>
    <w:rsid w:val="00AC1871"/>
    <w:rsid w:val="00AC7CFE"/>
    <w:rsid w:val="00AD3857"/>
    <w:rsid w:val="00AD4E99"/>
    <w:rsid w:val="00AE3CED"/>
    <w:rsid w:val="00AF3035"/>
    <w:rsid w:val="00AF4288"/>
    <w:rsid w:val="00AF6F32"/>
    <w:rsid w:val="00B0138F"/>
    <w:rsid w:val="00B07419"/>
    <w:rsid w:val="00B20F93"/>
    <w:rsid w:val="00B42637"/>
    <w:rsid w:val="00B438F1"/>
    <w:rsid w:val="00B72B1B"/>
    <w:rsid w:val="00B80DF1"/>
    <w:rsid w:val="00B85952"/>
    <w:rsid w:val="00BA0452"/>
    <w:rsid w:val="00BA1AE7"/>
    <w:rsid w:val="00BA1DA2"/>
    <w:rsid w:val="00BA24E5"/>
    <w:rsid w:val="00BA2756"/>
    <w:rsid w:val="00BB3FB0"/>
    <w:rsid w:val="00BD1AFE"/>
    <w:rsid w:val="00BD2248"/>
    <w:rsid w:val="00BE73FD"/>
    <w:rsid w:val="00BF06B8"/>
    <w:rsid w:val="00BF79C9"/>
    <w:rsid w:val="00BF7AE3"/>
    <w:rsid w:val="00C1103E"/>
    <w:rsid w:val="00C15318"/>
    <w:rsid w:val="00C16B12"/>
    <w:rsid w:val="00C16CD7"/>
    <w:rsid w:val="00C33932"/>
    <w:rsid w:val="00C34AE7"/>
    <w:rsid w:val="00C53074"/>
    <w:rsid w:val="00C660D1"/>
    <w:rsid w:val="00C73F70"/>
    <w:rsid w:val="00C82401"/>
    <w:rsid w:val="00C841DC"/>
    <w:rsid w:val="00C85BCB"/>
    <w:rsid w:val="00C95B0C"/>
    <w:rsid w:val="00CB1C1A"/>
    <w:rsid w:val="00CF25E8"/>
    <w:rsid w:val="00CF5374"/>
    <w:rsid w:val="00CF7703"/>
    <w:rsid w:val="00D122A3"/>
    <w:rsid w:val="00D151F8"/>
    <w:rsid w:val="00D24213"/>
    <w:rsid w:val="00D271ED"/>
    <w:rsid w:val="00D27F4C"/>
    <w:rsid w:val="00D37B6C"/>
    <w:rsid w:val="00D40C4B"/>
    <w:rsid w:val="00D45DBC"/>
    <w:rsid w:val="00D71EE8"/>
    <w:rsid w:val="00D86B47"/>
    <w:rsid w:val="00D931EA"/>
    <w:rsid w:val="00DA5357"/>
    <w:rsid w:val="00DB2F32"/>
    <w:rsid w:val="00DC053C"/>
    <w:rsid w:val="00DC23D8"/>
    <w:rsid w:val="00DC7F47"/>
    <w:rsid w:val="00DD443B"/>
    <w:rsid w:val="00DD45DB"/>
    <w:rsid w:val="00DD6605"/>
    <w:rsid w:val="00DD67BC"/>
    <w:rsid w:val="00DE0079"/>
    <w:rsid w:val="00DE256B"/>
    <w:rsid w:val="00DE4B53"/>
    <w:rsid w:val="00DF01A1"/>
    <w:rsid w:val="00E00361"/>
    <w:rsid w:val="00E053AF"/>
    <w:rsid w:val="00E14387"/>
    <w:rsid w:val="00E3002D"/>
    <w:rsid w:val="00E3153B"/>
    <w:rsid w:val="00E37C51"/>
    <w:rsid w:val="00E42733"/>
    <w:rsid w:val="00E53665"/>
    <w:rsid w:val="00E55C3D"/>
    <w:rsid w:val="00E5642D"/>
    <w:rsid w:val="00E6466B"/>
    <w:rsid w:val="00E654EB"/>
    <w:rsid w:val="00E70179"/>
    <w:rsid w:val="00E74DBE"/>
    <w:rsid w:val="00E7710C"/>
    <w:rsid w:val="00E8117A"/>
    <w:rsid w:val="00E90F1F"/>
    <w:rsid w:val="00E97C4D"/>
    <w:rsid w:val="00E97C9C"/>
    <w:rsid w:val="00EA475D"/>
    <w:rsid w:val="00EB0041"/>
    <w:rsid w:val="00EB22C5"/>
    <w:rsid w:val="00EB498C"/>
    <w:rsid w:val="00EB7ED6"/>
    <w:rsid w:val="00ED4877"/>
    <w:rsid w:val="00ED7835"/>
    <w:rsid w:val="00EE00B8"/>
    <w:rsid w:val="00EE7598"/>
    <w:rsid w:val="00EE792F"/>
    <w:rsid w:val="00EF5B64"/>
    <w:rsid w:val="00F017F6"/>
    <w:rsid w:val="00F033F4"/>
    <w:rsid w:val="00F1140A"/>
    <w:rsid w:val="00F159AC"/>
    <w:rsid w:val="00F43547"/>
    <w:rsid w:val="00F4540E"/>
    <w:rsid w:val="00F526E9"/>
    <w:rsid w:val="00F55E6F"/>
    <w:rsid w:val="00F716A4"/>
    <w:rsid w:val="00F73478"/>
    <w:rsid w:val="00F74936"/>
    <w:rsid w:val="00F92B83"/>
    <w:rsid w:val="00FA64C2"/>
    <w:rsid w:val="00FB5AC4"/>
    <w:rsid w:val="00FC0238"/>
    <w:rsid w:val="00FD222D"/>
    <w:rsid w:val="00FE3A49"/>
    <w:rsid w:val="00FF719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7E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dhs.gov/strengthening-security-and-resilience-nation's-critical-infrastructure" TargetMode="External"/><Relationship Id="rId2" Type="http://schemas.openxmlformats.org/officeDocument/2006/relationships/hyperlink" Target="http://csirtgadgets.org/rfc/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D0FE0-5493-884A-B263-2F3B8427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12</Pages>
  <Words>15850</Words>
  <Characters>90348</Characters>
  <Application>Microsoft Macintosh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4</vt:lpstr>
    </vt:vector>
  </TitlesOfParts>
  <Company>United States Coast Guard</Company>
  <LinksUpToDate>false</LinksUpToDate>
  <CharactersWithSpaces>105987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dc:title>
  <dc:subject/>
  <dc:creator>Mickey Ross</dc:creator>
  <cp:keywords/>
  <cp:lastModifiedBy>Name Required</cp:lastModifiedBy>
  <cp:revision>10</cp:revision>
  <cp:lastPrinted>2014-03-31T06:09:00Z</cp:lastPrinted>
  <dcterms:created xsi:type="dcterms:W3CDTF">2014-04-01T18:01:00Z</dcterms:created>
  <dcterms:modified xsi:type="dcterms:W3CDTF">2015-04-10T03:10:00Z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ivision">
    <vt:lpwstr>SELC</vt:lpwstr>
  </property>
  <property fmtid="{D5CDD505-2E9C-101B-9397-08002B2CF9AE}" pid="4" name="Branch">
    <vt:lpwstr/>
  </property>
  <property fmtid="{D5CDD505-2E9C-101B-9397-08002B2CF9AE}" pid="5" name="Catagory">
    <vt:lpwstr>;#Reference;#</vt:lpwstr>
  </property>
  <property fmtid="{D5CDD505-2E9C-101B-9397-08002B2CF9AE}" pid="6" name="Folder">
    <vt:lpwstr/>
  </property>
  <property fmtid="{D5CDD505-2E9C-101B-9397-08002B2CF9AE}" pid="7" name="Knowledge Center">
    <vt:lpwstr/>
  </property>
  <property fmtid="{D5CDD505-2E9C-101B-9397-08002B2CF9AE}" pid="8" name="ContentType">
    <vt:lpwstr>Document</vt:lpwstr>
  </property>
</Properties>
</file>